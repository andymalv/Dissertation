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12980A" w14:textId="77777777" w:rsidR="006E7A55" w:rsidRPr="00817FB4" w:rsidRDefault="006E7A55" w:rsidP="006E7A55">
      <w:pPr>
        <w:rPr>
          <w:rFonts w:ascii="Times New Roman" w:hAnsi="Times New Roman" w:cs="Times New Roman"/>
          <w:b/>
        </w:rPr>
      </w:pPr>
    </w:p>
    <w:p w14:paraId="585F5FA5" w14:textId="77777777" w:rsidR="006E7A55" w:rsidRPr="00817FB4" w:rsidRDefault="006E7A55" w:rsidP="006E7A55">
      <w:pPr>
        <w:rPr>
          <w:rFonts w:ascii="Times New Roman" w:hAnsi="Times New Roman" w:cs="Times New Roman"/>
          <w:b/>
        </w:rPr>
      </w:pPr>
    </w:p>
    <w:p w14:paraId="5DE516A1" w14:textId="77777777" w:rsidR="006E7A55" w:rsidRPr="00817FB4" w:rsidRDefault="006E7A55" w:rsidP="006E7A55">
      <w:pPr>
        <w:rPr>
          <w:rFonts w:ascii="Times New Roman" w:hAnsi="Times New Roman" w:cs="Times New Roman"/>
          <w:b/>
        </w:rPr>
      </w:pPr>
    </w:p>
    <w:p w14:paraId="38A20896" w14:textId="7315B21A" w:rsidR="006E7A55" w:rsidRPr="00817FB4" w:rsidRDefault="00972D56" w:rsidP="006E7A55">
      <w:pPr>
        <w:jc w:val="center"/>
        <w:rPr>
          <w:rFonts w:ascii="Times New Roman" w:eastAsia="Calibri" w:hAnsi="Times New Roman" w:cs="Times New Roman"/>
          <w:b/>
          <w:sz w:val="28"/>
          <w:szCs w:val="28"/>
        </w:rPr>
      </w:pPr>
      <w:r>
        <w:rPr>
          <w:rFonts w:ascii="Times New Roman" w:hAnsi="Times New Roman" w:cs="Times New Roman"/>
          <w:b/>
          <w:sz w:val="28"/>
          <w:szCs w:val="28"/>
        </w:rPr>
        <w:t xml:space="preserve">What Moves Us: Studies of Propulsion Measurement in </w:t>
      </w:r>
      <w:proofErr w:type="spellStart"/>
      <w:r>
        <w:rPr>
          <w:rFonts w:ascii="Times New Roman" w:hAnsi="Times New Roman" w:cs="Times New Roman"/>
          <w:b/>
          <w:sz w:val="28"/>
          <w:szCs w:val="28"/>
        </w:rPr>
        <w:t>Poststroke</w:t>
      </w:r>
      <w:proofErr w:type="spellEnd"/>
      <w:r>
        <w:rPr>
          <w:rFonts w:ascii="Times New Roman" w:hAnsi="Times New Roman" w:cs="Times New Roman"/>
          <w:b/>
          <w:sz w:val="28"/>
          <w:szCs w:val="28"/>
        </w:rPr>
        <w:t xml:space="preserve"> Walking</w:t>
      </w:r>
    </w:p>
    <w:p w14:paraId="3B304420" w14:textId="77777777" w:rsidR="006E7A55" w:rsidRPr="00817FB4" w:rsidRDefault="006E7A55" w:rsidP="006E7A55">
      <w:pPr>
        <w:jc w:val="center"/>
        <w:rPr>
          <w:rFonts w:ascii="Times New Roman" w:eastAsia="Calibri" w:hAnsi="Times New Roman" w:cs="Times New Roman"/>
          <w:b/>
          <w:sz w:val="28"/>
          <w:szCs w:val="28"/>
        </w:rPr>
      </w:pPr>
    </w:p>
    <w:p w14:paraId="45B24D1A" w14:textId="77777777" w:rsidR="006E7A55" w:rsidRPr="00817FB4" w:rsidRDefault="006E7A55" w:rsidP="006E7A55">
      <w:pPr>
        <w:jc w:val="center"/>
        <w:rPr>
          <w:rFonts w:ascii="Times New Roman" w:eastAsia="Calibri" w:hAnsi="Times New Roman" w:cs="Times New Roman"/>
          <w:b/>
          <w:sz w:val="28"/>
          <w:szCs w:val="28"/>
        </w:rPr>
      </w:pPr>
    </w:p>
    <w:p w14:paraId="6444B13D" w14:textId="77777777" w:rsidR="006E7A55" w:rsidRPr="00817FB4" w:rsidRDefault="006E7A55" w:rsidP="006E7A55">
      <w:pPr>
        <w:jc w:val="center"/>
        <w:rPr>
          <w:rFonts w:ascii="Times New Roman" w:eastAsia="Calibri" w:hAnsi="Times New Roman" w:cs="Times New Roman"/>
          <w:b/>
          <w:sz w:val="28"/>
          <w:szCs w:val="28"/>
        </w:rPr>
      </w:pPr>
    </w:p>
    <w:p w14:paraId="3A506659" w14:textId="77777777" w:rsidR="006E7A55" w:rsidRPr="00817FB4" w:rsidRDefault="006E7A55" w:rsidP="006E7A55">
      <w:pPr>
        <w:jc w:val="center"/>
        <w:rPr>
          <w:rFonts w:ascii="Times New Roman" w:eastAsia="Calibri" w:hAnsi="Times New Roman" w:cs="Times New Roman"/>
          <w:b/>
          <w:sz w:val="28"/>
          <w:szCs w:val="28"/>
        </w:rPr>
      </w:pPr>
    </w:p>
    <w:p w14:paraId="39734178" w14:textId="77777777" w:rsidR="006E7A55" w:rsidRPr="00817FB4" w:rsidRDefault="006E7A55" w:rsidP="006E7A55">
      <w:pPr>
        <w:jc w:val="center"/>
        <w:rPr>
          <w:rFonts w:ascii="Times New Roman" w:eastAsia="Calibri" w:hAnsi="Times New Roman" w:cs="Times New Roman"/>
          <w:b/>
          <w:sz w:val="28"/>
          <w:szCs w:val="28"/>
        </w:rPr>
      </w:pPr>
    </w:p>
    <w:p w14:paraId="15A369F8" w14:textId="77777777" w:rsidR="006E7A55" w:rsidRPr="00817FB4" w:rsidRDefault="006E7A55" w:rsidP="006E7A55">
      <w:pPr>
        <w:jc w:val="center"/>
        <w:rPr>
          <w:rFonts w:ascii="Times New Roman" w:eastAsia="Calibri" w:hAnsi="Times New Roman" w:cs="Times New Roman"/>
          <w:b/>
          <w:sz w:val="28"/>
          <w:szCs w:val="28"/>
        </w:rPr>
      </w:pPr>
    </w:p>
    <w:p w14:paraId="39250C9C" w14:textId="77777777" w:rsidR="006E7A55" w:rsidRPr="00817FB4" w:rsidRDefault="006E7A55" w:rsidP="006E7A55">
      <w:pPr>
        <w:jc w:val="center"/>
        <w:rPr>
          <w:rFonts w:ascii="Times New Roman" w:eastAsia="Calibri" w:hAnsi="Times New Roman" w:cs="Times New Roman"/>
          <w:b/>
          <w:sz w:val="28"/>
          <w:szCs w:val="28"/>
        </w:rPr>
      </w:pPr>
    </w:p>
    <w:p w14:paraId="5D619B61" w14:textId="77777777" w:rsidR="006E7A55" w:rsidRPr="00817FB4" w:rsidRDefault="006E7A55" w:rsidP="006E7A55">
      <w:pPr>
        <w:jc w:val="center"/>
        <w:rPr>
          <w:rFonts w:ascii="Times New Roman" w:eastAsia="Calibri" w:hAnsi="Times New Roman" w:cs="Times New Roman"/>
          <w:b/>
          <w:sz w:val="28"/>
          <w:szCs w:val="28"/>
        </w:rPr>
      </w:pPr>
    </w:p>
    <w:p w14:paraId="0492C8DC" w14:textId="77777777" w:rsidR="006E7A55" w:rsidRPr="00817FB4" w:rsidRDefault="006E7A55" w:rsidP="006E7A55">
      <w:pPr>
        <w:jc w:val="center"/>
        <w:rPr>
          <w:rFonts w:ascii="Times New Roman" w:eastAsia="Calibri" w:hAnsi="Times New Roman" w:cs="Times New Roman"/>
          <w:b/>
          <w:sz w:val="28"/>
          <w:szCs w:val="28"/>
        </w:rPr>
      </w:pPr>
    </w:p>
    <w:p w14:paraId="0E3053A0" w14:textId="77777777" w:rsidR="006E7A55" w:rsidRPr="00817FB4" w:rsidRDefault="006E7A55" w:rsidP="006E7A55">
      <w:pPr>
        <w:jc w:val="center"/>
        <w:rPr>
          <w:rFonts w:ascii="Times New Roman" w:eastAsia="Calibri" w:hAnsi="Times New Roman" w:cs="Times New Roman"/>
          <w:b/>
          <w:sz w:val="28"/>
          <w:szCs w:val="28"/>
        </w:rPr>
      </w:pPr>
    </w:p>
    <w:p w14:paraId="6F04E156" w14:textId="77777777" w:rsidR="006E7A55" w:rsidRPr="00817FB4" w:rsidRDefault="006E7A55" w:rsidP="006E7A55">
      <w:pPr>
        <w:jc w:val="center"/>
        <w:rPr>
          <w:rFonts w:ascii="Times New Roman" w:eastAsia="Calibri" w:hAnsi="Times New Roman" w:cs="Times New Roman"/>
          <w:b/>
          <w:sz w:val="28"/>
          <w:szCs w:val="28"/>
        </w:rPr>
      </w:pPr>
    </w:p>
    <w:p w14:paraId="294593A2" w14:textId="77777777" w:rsidR="006E7A55" w:rsidRPr="00817FB4" w:rsidRDefault="006E7A55" w:rsidP="006E7A55">
      <w:pPr>
        <w:jc w:val="center"/>
        <w:rPr>
          <w:rFonts w:ascii="Times New Roman" w:eastAsia="Calibri" w:hAnsi="Times New Roman" w:cs="Times New Roman"/>
          <w:b/>
          <w:sz w:val="28"/>
          <w:szCs w:val="28"/>
        </w:rPr>
      </w:pPr>
    </w:p>
    <w:p w14:paraId="6D3D7D33" w14:textId="77777777" w:rsidR="006E7A55" w:rsidRPr="00817FB4" w:rsidRDefault="006E7A55" w:rsidP="006E7A55">
      <w:pPr>
        <w:jc w:val="center"/>
        <w:rPr>
          <w:rFonts w:ascii="Times New Roman" w:eastAsia="Calibri" w:hAnsi="Times New Roman" w:cs="Times New Roman"/>
          <w:b/>
          <w:sz w:val="28"/>
          <w:szCs w:val="28"/>
        </w:rPr>
      </w:pPr>
    </w:p>
    <w:p w14:paraId="6AF8F513" w14:textId="77777777" w:rsidR="006E7A55" w:rsidRPr="00817FB4" w:rsidRDefault="006E7A55" w:rsidP="006E7A55">
      <w:pPr>
        <w:jc w:val="center"/>
        <w:rPr>
          <w:rFonts w:ascii="Times New Roman" w:eastAsia="Calibri" w:hAnsi="Times New Roman" w:cs="Times New Roman"/>
          <w:b/>
          <w:sz w:val="28"/>
          <w:szCs w:val="28"/>
        </w:rPr>
      </w:pPr>
    </w:p>
    <w:p w14:paraId="6BDEDB4D" w14:textId="77777777" w:rsidR="006E7A55" w:rsidRPr="00817FB4" w:rsidRDefault="006E7A55" w:rsidP="006E7A55">
      <w:pPr>
        <w:jc w:val="center"/>
        <w:rPr>
          <w:rFonts w:ascii="Times New Roman" w:eastAsia="Calibri" w:hAnsi="Times New Roman" w:cs="Times New Roman"/>
          <w:b/>
          <w:sz w:val="28"/>
          <w:szCs w:val="28"/>
        </w:rPr>
      </w:pPr>
    </w:p>
    <w:p w14:paraId="5F900D7C" w14:textId="77777777" w:rsidR="006E7A55" w:rsidRPr="00817FB4" w:rsidRDefault="006E7A55" w:rsidP="006E7A55">
      <w:pPr>
        <w:jc w:val="center"/>
        <w:rPr>
          <w:rFonts w:ascii="Times New Roman" w:eastAsia="Calibri" w:hAnsi="Times New Roman" w:cs="Times New Roman"/>
          <w:b/>
          <w:sz w:val="28"/>
          <w:szCs w:val="28"/>
        </w:rPr>
      </w:pPr>
    </w:p>
    <w:p w14:paraId="34623945" w14:textId="77777777" w:rsidR="006E7A55" w:rsidRPr="00817FB4" w:rsidRDefault="006E7A55" w:rsidP="006E7A55">
      <w:pPr>
        <w:jc w:val="center"/>
        <w:rPr>
          <w:rFonts w:ascii="Times New Roman" w:eastAsia="Calibri" w:hAnsi="Times New Roman" w:cs="Times New Roman"/>
          <w:b/>
          <w:sz w:val="28"/>
          <w:szCs w:val="28"/>
        </w:rPr>
      </w:pPr>
    </w:p>
    <w:p w14:paraId="373BE322" w14:textId="77777777" w:rsidR="006E7A55" w:rsidRPr="00817FB4" w:rsidRDefault="006E7A55" w:rsidP="006E7A55">
      <w:pPr>
        <w:jc w:val="center"/>
        <w:rPr>
          <w:rFonts w:ascii="Times New Roman" w:eastAsia="Calibri" w:hAnsi="Times New Roman" w:cs="Times New Roman"/>
          <w:b/>
          <w:sz w:val="28"/>
          <w:szCs w:val="28"/>
        </w:rPr>
      </w:pPr>
    </w:p>
    <w:p w14:paraId="0F856BBE" w14:textId="77777777" w:rsidR="006E7A55" w:rsidRPr="00817FB4" w:rsidRDefault="006E7A55" w:rsidP="006E7A55">
      <w:pPr>
        <w:jc w:val="center"/>
        <w:rPr>
          <w:rFonts w:ascii="Times New Roman" w:eastAsia="Calibri" w:hAnsi="Times New Roman" w:cs="Times New Roman"/>
          <w:b/>
          <w:sz w:val="28"/>
          <w:szCs w:val="28"/>
        </w:rPr>
      </w:pPr>
    </w:p>
    <w:p w14:paraId="0C830A14" w14:textId="77777777" w:rsidR="006E7A55" w:rsidRPr="00817FB4" w:rsidRDefault="006E7A55" w:rsidP="006E7A55">
      <w:pPr>
        <w:jc w:val="center"/>
        <w:rPr>
          <w:rFonts w:ascii="Times New Roman" w:eastAsia="Calibri" w:hAnsi="Times New Roman" w:cs="Times New Roman"/>
          <w:b/>
          <w:sz w:val="28"/>
          <w:szCs w:val="28"/>
        </w:rPr>
      </w:pPr>
    </w:p>
    <w:p w14:paraId="1A2661A2" w14:textId="77777777" w:rsidR="006E7A55" w:rsidRPr="00817FB4" w:rsidRDefault="006E7A55" w:rsidP="006E7A55">
      <w:pPr>
        <w:jc w:val="center"/>
        <w:rPr>
          <w:rFonts w:ascii="Times New Roman" w:eastAsia="Calibri" w:hAnsi="Times New Roman" w:cs="Times New Roman"/>
          <w:b/>
          <w:sz w:val="28"/>
          <w:szCs w:val="28"/>
        </w:rPr>
      </w:pPr>
    </w:p>
    <w:p w14:paraId="4D7C3873" w14:textId="77777777" w:rsidR="006E7A55" w:rsidRPr="00817FB4" w:rsidRDefault="006E7A55" w:rsidP="006E7A55">
      <w:pPr>
        <w:jc w:val="center"/>
        <w:rPr>
          <w:rFonts w:ascii="Times New Roman" w:eastAsia="Calibri" w:hAnsi="Times New Roman" w:cs="Times New Roman"/>
          <w:sz w:val="28"/>
          <w:szCs w:val="28"/>
        </w:rPr>
      </w:pPr>
    </w:p>
    <w:p w14:paraId="318E8140" w14:textId="77777777" w:rsidR="006E7A55" w:rsidRPr="00817FB4" w:rsidRDefault="006E7A55" w:rsidP="006E7A55">
      <w:pPr>
        <w:jc w:val="center"/>
        <w:rPr>
          <w:rFonts w:ascii="Times New Roman" w:eastAsia="Calibri" w:hAnsi="Times New Roman" w:cs="Times New Roman"/>
          <w:sz w:val="28"/>
          <w:szCs w:val="28"/>
        </w:rPr>
      </w:pPr>
      <w:r w:rsidRPr="00817FB4">
        <w:rPr>
          <w:rFonts w:ascii="Times New Roman" w:eastAsia="Calibri" w:hAnsi="Times New Roman" w:cs="Times New Roman"/>
          <w:sz w:val="28"/>
          <w:szCs w:val="28"/>
        </w:rPr>
        <w:t>Andre Alvarez, MS</w:t>
      </w:r>
    </w:p>
    <w:p w14:paraId="43013630" w14:textId="77777777" w:rsidR="006E7A55" w:rsidRPr="00817FB4" w:rsidRDefault="006E7A55" w:rsidP="006E7A55">
      <w:pPr>
        <w:jc w:val="center"/>
        <w:rPr>
          <w:rFonts w:ascii="Times New Roman" w:eastAsia="Calibri" w:hAnsi="Times New Roman" w:cs="Times New Roman"/>
          <w:sz w:val="28"/>
          <w:szCs w:val="28"/>
        </w:rPr>
      </w:pPr>
    </w:p>
    <w:p w14:paraId="2088A349" w14:textId="77777777" w:rsidR="006E7A55" w:rsidRPr="00817FB4" w:rsidRDefault="006E7A55" w:rsidP="006E7A55">
      <w:pPr>
        <w:jc w:val="center"/>
        <w:rPr>
          <w:rFonts w:ascii="Times New Roman" w:eastAsia="Calibri" w:hAnsi="Times New Roman" w:cs="Times New Roman"/>
          <w:sz w:val="28"/>
          <w:szCs w:val="28"/>
        </w:rPr>
      </w:pPr>
    </w:p>
    <w:p w14:paraId="34ECE4D0" w14:textId="77777777" w:rsidR="006E7A55" w:rsidRPr="00817FB4" w:rsidRDefault="006E7A55" w:rsidP="006E7A55">
      <w:pPr>
        <w:jc w:val="center"/>
        <w:rPr>
          <w:rFonts w:ascii="Times New Roman" w:eastAsia="Calibri" w:hAnsi="Times New Roman" w:cs="Times New Roman"/>
          <w:sz w:val="28"/>
          <w:szCs w:val="28"/>
        </w:rPr>
      </w:pPr>
    </w:p>
    <w:p w14:paraId="7F12C95D" w14:textId="77777777" w:rsidR="006E7A55" w:rsidRPr="00817FB4" w:rsidRDefault="006E7A55" w:rsidP="006E7A55">
      <w:pPr>
        <w:jc w:val="center"/>
        <w:rPr>
          <w:rFonts w:ascii="Times New Roman" w:eastAsia="Calibri" w:hAnsi="Times New Roman" w:cs="Times New Roman"/>
          <w:sz w:val="28"/>
          <w:szCs w:val="28"/>
        </w:rPr>
      </w:pPr>
    </w:p>
    <w:p w14:paraId="0EC3F1C5" w14:textId="77777777" w:rsidR="006E7A55" w:rsidRPr="00817FB4" w:rsidRDefault="006E7A55" w:rsidP="006E7A55">
      <w:pPr>
        <w:jc w:val="center"/>
        <w:rPr>
          <w:rFonts w:ascii="Times New Roman" w:eastAsia="Calibri" w:hAnsi="Times New Roman" w:cs="Times New Roman"/>
          <w:sz w:val="28"/>
          <w:szCs w:val="28"/>
        </w:rPr>
      </w:pPr>
      <w:r w:rsidRPr="00817FB4">
        <w:rPr>
          <w:rFonts w:ascii="Times New Roman" w:eastAsia="Calibri" w:hAnsi="Times New Roman" w:cs="Times New Roman"/>
          <w:sz w:val="28"/>
          <w:szCs w:val="28"/>
        </w:rPr>
        <w:t>PhD in Rehabilitation Sciences</w:t>
      </w:r>
    </w:p>
    <w:p w14:paraId="0E1EC525" w14:textId="77777777" w:rsidR="006E7A55" w:rsidRPr="00817FB4" w:rsidRDefault="006E7A55" w:rsidP="006E7A55">
      <w:pPr>
        <w:jc w:val="center"/>
        <w:rPr>
          <w:rFonts w:ascii="Times New Roman" w:eastAsia="Calibri" w:hAnsi="Times New Roman" w:cs="Times New Roman"/>
          <w:sz w:val="28"/>
          <w:szCs w:val="28"/>
        </w:rPr>
      </w:pPr>
      <w:r w:rsidRPr="00817FB4">
        <w:rPr>
          <w:rFonts w:ascii="Times New Roman" w:eastAsia="Calibri" w:hAnsi="Times New Roman" w:cs="Times New Roman"/>
          <w:sz w:val="28"/>
          <w:szCs w:val="28"/>
        </w:rPr>
        <w:t>Dissertation Proposal</w:t>
      </w:r>
    </w:p>
    <w:p w14:paraId="4D7DE738" w14:textId="0517B2DF" w:rsidR="006E7A55" w:rsidRPr="00817FB4" w:rsidRDefault="006E7A55" w:rsidP="006E7A55">
      <w:pPr>
        <w:jc w:val="center"/>
        <w:rPr>
          <w:rFonts w:ascii="Times New Roman" w:eastAsia="Calibri" w:hAnsi="Times New Roman" w:cs="Times New Roman"/>
          <w:sz w:val="28"/>
          <w:szCs w:val="28"/>
        </w:rPr>
      </w:pPr>
      <w:r w:rsidRPr="1A031C3A">
        <w:rPr>
          <w:rFonts w:ascii="Times New Roman" w:eastAsia="Calibri" w:hAnsi="Times New Roman" w:cs="Times New Roman"/>
          <w:sz w:val="28"/>
          <w:szCs w:val="28"/>
        </w:rPr>
        <w:t>April 22nd, 2022</w:t>
      </w:r>
    </w:p>
    <w:p w14:paraId="721C33D2" w14:textId="77777777" w:rsidR="006E7A55" w:rsidRPr="00817FB4" w:rsidRDefault="006E7A55" w:rsidP="006E7A55">
      <w:pPr>
        <w:rPr>
          <w:rFonts w:ascii="Times New Roman" w:eastAsia="Calibri" w:hAnsi="Times New Roman" w:cs="Times New Roman"/>
          <w:b/>
          <w:sz w:val="22"/>
          <w:szCs w:val="22"/>
        </w:rPr>
      </w:pPr>
      <w:r w:rsidRPr="00817FB4">
        <w:rPr>
          <w:rFonts w:ascii="Times New Roman" w:eastAsia="Calibri" w:hAnsi="Times New Roman" w:cs="Times New Roman"/>
          <w:b/>
          <w:sz w:val="22"/>
          <w:szCs w:val="22"/>
        </w:rPr>
        <w:br w:type="page"/>
      </w:r>
    </w:p>
    <w:p w14:paraId="3EFCEF62" w14:textId="77777777" w:rsidR="006E7A55" w:rsidRDefault="006E7A55" w:rsidP="006E7A55">
      <w:pPr>
        <w:rPr>
          <w:rFonts w:ascii="Times New Roman" w:hAnsi="Times New Roman" w:cs="Times New Roman"/>
          <w:sz w:val="32"/>
          <w:szCs w:val="32"/>
        </w:rPr>
      </w:pPr>
      <w:r w:rsidRPr="00817FB4">
        <w:rPr>
          <w:rFonts w:ascii="Times New Roman" w:hAnsi="Times New Roman" w:cs="Times New Roman"/>
          <w:sz w:val="32"/>
          <w:szCs w:val="32"/>
        </w:rPr>
        <w:lastRenderedPageBreak/>
        <w:t>Contents</w:t>
      </w:r>
    </w:p>
    <w:p w14:paraId="08785241" w14:textId="77777777" w:rsidR="006E7A55" w:rsidRDefault="006E7A55" w:rsidP="006E7A55">
      <w:pPr>
        <w:rPr>
          <w:rFonts w:ascii="Times New Roman" w:hAnsi="Times New Roman" w:cs="Times New Roman"/>
          <w:sz w:val="32"/>
          <w:szCs w:val="32"/>
        </w:rPr>
      </w:pPr>
    </w:p>
    <w:p w14:paraId="0AF83E51" w14:textId="77777777" w:rsidR="006E7A55" w:rsidRDefault="006E7A55" w:rsidP="006E7A55">
      <w:pPr>
        <w:rPr>
          <w:rFonts w:ascii="Times New Roman" w:hAnsi="Times New Roman" w:cs="Times New Roman"/>
          <w:sz w:val="32"/>
          <w:szCs w:val="32"/>
        </w:rPr>
      </w:pPr>
    </w:p>
    <w:p w14:paraId="707B4D77" w14:textId="77777777" w:rsidR="006E7A55" w:rsidRDefault="006E7A55" w:rsidP="006E7A55">
      <w:pPr>
        <w:rPr>
          <w:rFonts w:ascii="Times New Roman" w:hAnsi="Times New Roman" w:cs="Times New Roman"/>
          <w:sz w:val="32"/>
          <w:szCs w:val="32"/>
        </w:rPr>
      </w:pPr>
    </w:p>
    <w:p w14:paraId="4557B63B" w14:textId="77777777" w:rsidR="006E7A55" w:rsidRDefault="006E7A55" w:rsidP="006E7A55">
      <w:pPr>
        <w:rPr>
          <w:rFonts w:ascii="Times New Roman" w:hAnsi="Times New Roman" w:cs="Times New Roman"/>
          <w:sz w:val="32"/>
          <w:szCs w:val="32"/>
        </w:rPr>
      </w:pPr>
    </w:p>
    <w:p w14:paraId="50F6D3C5" w14:textId="77777777" w:rsidR="006E7A55" w:rsidRDefault="006E7A55" w:rsidP="006E7A55">
      <w:pPr>
        <w:rPr>
          <w:rFonts w:ascii="Times New Roman" w:hAnsi="Times New Roman" w:cs="Times New Roman"/>
          <w:sz w:val="32"/>
          <w:szCs w:val="32"/>
        </w:rPr>
      </w:pPr>
    </w:p>
    <w:p w14:paraId="2826FA58" w14:textId="77777777" w:rsidR="006E7A55" w:rsidRDefault="006E7A55" w:rsidP="006E7A55">
      <w:pPr>
        <w:rPr>
          <w:rFonts w:ascii="Times New Roman" w:hAnsi="Times New Roman" w:cs="Times New Roman"/>
          <w:sz w:val="32"/>
          <w:szCs w:val="32"/>
        </w:rPr>
      </w:pPr>
    </w:p>
    <w:p w14:paraId="7A5ECA45" w14:textId="77777777" w:rsidR="006E7A55" w:rsidRDefault="006E7A55" w:rsidP="006E7A55">
      <w:pPr>
        <w:rPr>
          <w:rFonts w:ascii="Times New Roman" w:hAnsi="Times New Roman" w:cs="Times New Roman"/>
          <w:sz w:val="32"/>
          <w:szCs w:val="32"/>
        </w:rPr>
      </w:pPr>
    </w:p>
    <w:p w14:paraId="2182C423" w14:textId="77777777" w:rsidR="006E7A55" w:rsidRDefault="006E7A55" w:rsidP="006E7A55">
      <w:pPr>
        <w:rPr>
          <w:rFonts w:ascii="Times New Roman" w:hAnsi="Times New Roman" w:cs="Times New Roman"/>
          <w:sz w:val="32"/>
          <w:szCs w:val="32"/>
        </w:rPr>
      </w:pPr>
    </w:p>
    <w:p w14:paraId="30AB2AFD" w14:textId="77777777" w:rsidR="006E7A55" w:rsidRDefault="006E7A55" w:rsidP="006E7A55">
      <w:pPr>
        <w:rPr>
          <w:rFonts w:ascii="Times New Roman" w:hAnsi="Times New Roman" w:cs="Times New Roman"/>
          <w:sz w:val="32"/>
          <w:szCs w:val="32"/>
        </w:rPr>
      </w:pPr>
    </w:p>
    <w:p w14:paraId="319CEF32" w14:textId="77777777" w:rsidR="006E7A55" w:rsidRDefault="006E7A55" w:rsidP="006E7A55">
      <w:pPr>
        <w:rPr>
          <w:rFonts w:ascii="Times New Roman" w:hAnsi="Times New Roman" w:cs="Times New Roman"/>
          <w:sz w:val="32"/>
          <w:szCs w:val="32"/>
        </w:rPr>
      </w:pPr>
    </w:p>
    <w:p w14:paraId="6C912F59" w14:textId="77777777" w:rsidR="006E7A55" w:rsidRDefault="006E7A55" w:rsidP="006E7A55">
      <w:pPr>
        <w:spacing w:after="160" w:line="259" w:lineRule="auto"/>
        <w:rPr>
          <w:rFonts w:ascii="Times New Roman" w:hAnsi="Times New Roman" w:cs="Times New Roman"/>
          <w:sz w:val="32"/>
          <w:szCs w:val="32"/>
        </w:rPr>
      </w:pPr>
      <w:r>
        <w:rPr>
          <w:rFonts w:ascii="Times New Roman" w:hAnsi="Times New Roman" w:cs="Times New Roman"/>
          <w:sz w:val="32"/>
          <w:szCs w:val="32"/>
        </w:rPr>
        <w:br w:type="page"/>
      </w:r>
    </w:p>
    <w:p w14:paraId="40A092A7" w14:textId="77777777" w:rsidR="00BC3F09" w:rsidRPr="00B923F1" w:rsidRDefault="00BC3F09" w:rsidP="00BC3F09">
      <w:pPr>
        <w:spacing w:line="480" w:lineRule="auto"/>
        <w:rPr>
          <w:rFonts w:ascii="Times New Roman" w:hAnsi="Times New Roman" w:cs="Times New Roman"/>
          <w:u w:val="single"/>
        </w:rPr>
      </w:pPr>
      <w:r w:rsidRPr="00B923F1">
        <w:rPr>
          <w:rFonts w:ascii="Times New Roman" w:hAnsi="Times New Roman" w:cs="Times New Roman"/>
          <w:b/>
          <w:u w:val="single"/>
        </w:rPr>
        <w:lastRenderedPageBreak/>
        <w:t>Background</w:t>
      </w:r>
    </w:p>
    <w:p w14:paraId="6B26F48C" w14:textId="0393C871" w:rsidR="006E7A55" w:rsidRPr="00B95986" w:rsidRDefault="006E7A55" w:rsidP="002A33BE">
      <w:pPr>
        <w:spacing w:line="480" w:lineRule="auto"/>
        <w:ind w:firstLine="720"/>
        <w:rPr>
          <w:rFonts w:ascii="Times New Roman" w:hAnsi="Times New Roman" w:cs="Times New Roman"/>
        </w:rPr>
      </w:pPr>
      <w:r w:rsidRPr="00B95986">
        <w:rPr>
          <w:rFonts w:ascii="Times New Roman" w:hAnsi="Times New Roman" w:cs="Times New Roman"/>
        </w:rPr>
        <w:t>Walking is an important function in human daily living; a large and increasing portion of adults in the United States walk either for leisure or transportation, and it has a meaningful impact on public health as an easily accessible form of moderate exercise than can reduce rates of chronic disease and medical expenditures</w:t>
      </w:r>
      <w:r w:rsidR="00B077BF">
        <w:rPr>
          <w:rFonts w:ascii="Times New Roman" w:hAnsi="Times New Roman" w:cs="Times New Roman"/>
        </w:rPr>
        <w:fldChar w:fldCharType="begin"/>
      </w:r>
      <w:r w:rsidR="00B077BF">
        <w:rPr>
          <w:rFonts w:ascii="Times New Roman" w:hAnsi="Times New Roman" w:cs="Times New Roman"/>
        </w:rPr>
        <w:instrText xml:space="preserve"> ADDIN ZOTERO_ITEM CSL_CITATION {"citationID":"PZIJ9rrr","properties":{"formattedCitation":"\\super 1\\uc0\\u8211{}3\\nosupersub{}","plainCitation":"1–3","noteIndex":0},"citationItems":[{"id":1971,"uris":["http://zotero.org/users/5502413/items/YJQER8X6"],"itemData":{"id":1971,"type":"article-journal","container-title":"Morbidity and Mortality Weekly Report","issue":"31","page":"595-601","title":"Vital signs: walking among adults-United States, 2005 and 2010.","volume":"61","author":[{"family":"Berrigan","given":"D."},{"family":"Carroll","given":"D. D."},{"family":"Fulton","given":"J. E."},{"family":"Galuska","given":"D. A."},{"family":"Brown","given":"D. R."},{"family":"Dorn","given":"J. M."},{"family":"Armour","given":"B."},{"family":"Paul","given":"P."}],"issued":{"date-parts":[["2012"]]},"citation-key":"berriganVitalSignsWalking2012"}},{"id":1964,"uris":["http://zotero.org/users/5502413/items/KIWSWF7S"],"itemData":{"id":1964,"type":"article-journal","abstract":"Objective. This paper aims to contrast the demographic correlates of leisure and transportation walking.\nMethods. Using data from the 2005 National Health Interview Survey (n = 31,482), this paper reports on the prevalence of transportation walking and leisure walking for U.S. adults and examines the variation in prevalence across different socio-demographic groups. The prevalence of transportation walking and leisure walking for U.S. adults (≥5 days/week for ≥ 30 min/day) was calculated using data from the 2005 National Health Interview Survey.\nResults. In the United States, 41.5% of adults walked for leisure and 28.2% walked for transportation in intervals of at least 10 min. The highest prevalence of transportation walking was among black non-Hispanic men (36.0%) and Asian/Native Hawaiian/Pacific Islander women (40.5%). The highest prevalence of leisure walking was among Asian/Native Hawaiian/Pacific Islander men (42.0%) and white non-Hispanic women (46.6%). Leisure walking was most prevalent among respondents with higher incomes and education levels, whereas transportation walking increased in prevalence with education level but decreased with income level. Based on the findings, 6% of U.S. adults were considered regularly active (≥ 5 days/week for ≥ 30 min/day) by walking for transportation and 9% were regularly active by walking for leisure.\nConclusion. Leisure and transportation walking have distinctly different demographic correlates. These differences should guide interventions aimed at influencing walking for different purposes. Published by Elsevier Inc.","container-title":"Preventive Medicine","DOI":"10.1016/j.ypmed.2008.02.018","ISSN":"00917435","issue":"3","language":"en","page":"329-334","source":"Crossref","title":"Prevalence of transportation and leisure walking among U.S. adults","volume":"47","author":[{"family":"Kruger","given":"Judy"},{"family":"Ham","given":"Sandra A."},{"family":"Berrigan","given":"David"},{"family":"Ballard-Barbash","given":"Rachel"}],"issued":{"date-parts":[["2008",9]]},"citation-key":"krugerPrevalenceTransportationLeisure2008"}},{"id":1373,"uris":["http://zotero.org/users/5502413/items/KJ8L9W8B"],"itemData":{"id":1373,"type":"article-journal","abstract":"LEE, I-M., and D. M. BUCHNER. The Importance of Walking to Public Health. Med. Sci. Sports Exerc., Vol. 40, No. 7S, pp. S512–S518, 2008. Purpose: There is clear evidence that physical activity, including walking, has substantial benefits for health. This article, prepared as part of the proceedings of a conference on walking and health, discusses the type of walking that produces substantial health benefits, considers several methodological issues pertinent to epidemiologic studies investigating the association of walking and health, and reviews some of the reasons for the large public health importance of walking. Methods: Review of the available literature. Due to space constraints, this is not intended to be a comprehensive review; instead, selected studies are cited to illustrate the points raised. Results: Walking as a healthful form of physical activity began to receive attention in the 1990s due to new recommendations that emphasized moderate-intensity physical activity. The main example of moderate-intensity activity in the 1995 Centers for Disease Control/American College of Sports Medicine recommendation was brisk walking at 3 to 4 mph. Evidence for the health benefits of walking comes largely from epidemiologic studies. When interpreting the data from such studies, it is necessary to consider several methodological issues, including the design of the study, confounding by other lifestyle behaviors, and confounding by other kinds of physical activity. Walking has the potential to have a large public health impact due to its accessibility, its documented health benefits, and the fact that effective programs to promote walking already exist. Conclusions: Walking is a simple health behavior that can reduce rates of chronic disease and ameliorate rising health care costs, with only a modest increase in the number of activity-related injuries.","container-title":"Medicine &amp; Science in Sports &amp; Exercise","DOI":"10.1249/MSS.0b013e31817c65d0","ISSN":"0195-9131","issue":"7","language":"en","page":"S512-S518","source":"Crossref","title":"The Importance of Walking to Public Health","title-short":"The Importance of Walking to Public Health","volume":"40","author":[{"family":"Lee","given":"I-Min"},{"family":"Buchner","given":"David M."}],"issued":{"date-parts":[["2008",7]]},"citation-key":"leeImportanceWalkingPublic2008"}}],"schema":"https://github.com/citation-style-language/schema/raw/master/csl-citation.json"} </w:instrText>
      </w:r>
      <w:r w:rsidR="00B077BF">
        <w:rPr>
          <w:rFonts w:ascii="Times New Roman" w:hAnsi="Times New Roman" w:cs="Times New Roman"/>
        </w:rPr>
        <w:fldChar w:fldCharType="separate"/>
      </w:r>
      <w:r w:rsidR="00B077BF" w:rsidRPr="00B077BF">
        <w:rPr>
          <w:rFonts w:ascii="Times New Roman" w:hAnsi="Times New Roman" w:cs="Times New Roman"/>
          <w:vertAlign w:val="superscript"/>
        </w:rPr>
        <w:t>1–3</w:t>
      </w:r>
      <w:r w:rsidR="00B077BF">
        <w:rPr>
          <w:rFonts w:ascii="Times New Roman" w:hAnsi="Times New Roman" w:cs="Times New Roman"/>
        </w:rPr>
        <w:fldChar w:fldCharType="end"/>
      </w:r>
      <w:r w:rsidR="00BC3F09" w:rsidRPr="00B95986">
        <w:rPr>
          <w:rFonts w:ascii="Times New Roman" w:hAnsi="Times New Roman" w:cs="Times New Roman"/>
        </w:rPr>
        <w:t xml:space="preserve">. </w:t>
      </w:r>
      <w:r w:rsidR="00BC3F09" w:rsidRPr="002A33BE">
        <w:rPr>
          <w:rFonts w:ascii="Times New Roman" w:hAnsi="Times New Roman" w:cs="Times New Roman"/>
        </w:rPr>
        <w:t xml:space="preserve"> </w:t>
      </w:r>
      <w:r w:rsidR="00BC3F09">
        <w:rPr>
          <w:rFonts w:ascii="Times New Roman" w:hAnsi="Times New Roman" w:cs="Times New Roman"/>
        </w:rPr>
        <w:t>The efficiency of walking gait is important, with step-to-step transitions accounting for much of the energy cost</w:t>
      </w:r>
      <w:r w:rsidR="00AB7861">
        <w:rPr>
          <w:rFonts w:ascii="Times New Roman" w:hAnsi="Times New Roman" w:cs="Times New Roman"/>
        </w:rPr>
        <w:fldChar w:fldCharType="begin"/>
      </w:r>
      <w:r w:rsidR="00D161A6">
        <w:rPr>
          <w:rFonts w:ascii="Times New Roman" w:hAnsi="Times New Roman" w:cs="Times New Roman"/>
        </w:rPr>
        <w:instrText xml:space="preserve"> ADDIN ZOTERO_ITEM CSL_CITATION {"citationID":"q0yhNLGw","properties":{"formattedCitation":"\\super 4\\nosupersub{}","plainCitation":"4","noteIndex":0},"citationItems":[{"id":274,"uris":["http://zotero.org/users/5502413/items/MYSN3LMS"],"itemData":{"id":274,"type":"article-journal","abstract":"In the single stance phase of walking, center of mass motion resembles that of an inverted pendulum. Theoretically, mechanical work is not necessary for producing the pendular motion, but work is needed to redirect the center of mass velocity from one pendular arc to the next during the transition between steps. A collision model predicts a rate of negative work proportional to the fourth power of step length. Positive work is required to restore the energy lost, potentially exacting a proportional metabolic cost. We tested these predictions with humans (N=9) walking over a range of step lengths (0.4-1.1 m) while keeping step frequency fixed at 1.8 Hz. We measured individual limb external mechanical work using force plates, and metabolic rate using indirect calorimetry. As predicted, average negative and positive external mechanical work rates increased with the fourth power of step length (from 1 W to 38 W; r2=0.96). Metabolic rate also increased with the fourth power of step length (from 7 W to 379 W; r2=0.95), and linearly with mechanical work rate. Mechanical work for step-to-step transitions, rather than pendular motion itself, appears to be a major determinant of the metabolic cost of walking.","container-title":"Journal of Experimental Biology","DOI":"10.1007/BF00430237","ISSN":"0022-0949","issue":"23","note":"PMID: 12409498\nISBN: 0022-0949 (Print)\\r0022-0949 (Linking)","page":"3717-3727","title":"Mechanical work for step-to-step transitions is a major determinant of the metabolic cost of human walking","volume":"205","author":[{"family":"Donelan","given":"J. Maxwell"},{"family":"Kram","given":"Rodger"},{"family":"Kuo","given":"Arthur D."}],"issued":{"date-parts":[["2002"]]},"citation-key":"donelanMechanicalWorkSteptostep2002"}}],"schema":"https://github.com/citation-style-language/schema/raw/master/csl-citation.json"} </w:instrText>
      </w:r>
      <w:r w:rsidR="00AB7861">
        <w:rPr>
          <w:rFonts w:ascii="Times New Roman" w:hAnsi="Times New Roman" w:cs="Times New Roman"/>
        </w:rPr>
        <w:fldChar w:fldCharType="separate"/>
      </w:r>
      <w:r w:rsidR="00D161A6" w:rsidRPr="00D161A6">
        <w:rPr>
          <w:rFonts w:ascii="Times New Roman" w:hAnsi="Times New Roman" w:cs="Times New Roman"/>
          <w:vertAlign w:val="superscript"/>
        </w:rPr>
        <w:t>4</w:t>
      </w:r>
      <w:r w:rsidR="00AB7861">
        <w:rPr>
          <w:rFonts w:ascii="Times New Roman" w:hAnsi="Times New Roman" w:cs="Times New Roman"/>
        </w:rPr>
        <w:fldChar w:fldCharType="end"/>
      </w:r>
      <w:r w:rsidR="00BC3F09">
        <w:rPr>
          <w:rFonts w:ascii="Times New Roman" w:hAnsi="Times New Roman" w:cs="Times New Roman"/>
        </w:rPr>
        <w:t>.</w:t>
      </w:r>
      <w:r w:rsidR="00BC3F09" w:rsidRPr="00B95986">
        <w:rPr>
          <w:rFonts w:ascii="Times New Roman" w:hAnsi="Times New Roman" w:cs="Times New Roman"/>
        </w:rPr>
        <w:t xml:space="preserve"> </w:t>
      </w:r>
      <w:r w:rsidR="00BC3F09" w:rsidRPr="002A33BE">
        <w:rPr>
          <w:rFonts w:ascii="Times New Roman" w:hAnsi="Times New Roman" w:cs="Times New Roman"/>
        </w:rPr>
        <w:t xml:space="preserve"> </w:t>
      </w:r>
      <w:r w:rsidR="00BC3F09">
        <w:rPr>
          <w:rFonts w:ascii="Times New Roman" w:hAnsi="Times New Roman" w:cs="Times New Roman"/>
        </w:rPr>
        <w:t xml:space="preserve">This energy is largely expended </w:t>
      </w:r>
      <w:r w:rsidR="00942A8A">
        <w:rPr>
          <w:rFonts w:ascii="Times New Roman" w:hAnsi="Times New Roman" w:cs="Times New Roman"/>
        </w:rPr>
        <w:t xml:space="preserve">by the extended trailing limb </w:t>
      </w:r>
      <w:r w:rsidR="00BC3F09">
        <w:rPr>
          <w:rFonts w:ascii="Times New Roman" w:hAnsi="Times New Roman" w:cs="Times New Roman"/>
        </w:rPr>
        <w:t xml:space="preserve">in extension at the ankle by the ankle </w:t>
      </w:r>
      <w:proofErr w:type="spellStart"/>
      <w:r w:rsidR="00BC3F09">
        <w:rPr>
          <w:rFonts w:ascii="Times New Roman" w:hAnsi="Times New Roman" w:cs="Times New Roman"/>
        </w:rPr>
        <w:t>plantarflexors</w:t>
      </w:r>
      <w:proofErr w:type="spellEnd"/>
      <w:r w:rsidR="00BC3F09">
        <w:rPr>
          <w:rFonts w:ascii="Times New Roman" w:hAnsi="Times New Roman" w:cs="Times New Roman"/>
        </w:rPr>
        <w:t xml:space="preserve"> </w:t>
      </w:r>
      <w:r w:rsidR="00BC3F09" w:rsidRPr="00287755">
        <w:rPr>
          <w:rFonts w:ascii="Times New Roman" w:hAnsi="Times New Roman" w:cs="Times New Roman"/>
        </w:rPr>
        <w:t>(PFs; the soleus, medial and lateral gastrocnemius)</w:t>
      </w:r>
      <w:r w:rsidR="00BC3F09">
        <w:rPr>
          <w:rFonts w:ascii="Times New Roman" w:hAnsi="Times New Roman" w:cs="Times New Roman"/>
        </w:rPr>
        <w:t>, resulting in a propulsive force that moves the body forward.</w:t>
      </w:r>
      <w:r w:rsidR="00D161A6">
        <w:rPr>
          <w:rFonts w:ascii="Times New Roman" w:hAnsi="Times New Roman" w:cs="Times New Roman"/>
        </w:rPr>
        <w:fldChar w:fldCharType="begin"/>
      </w:r>
      <w:r w:rsidR="002F3EE8">
        <w:rPr>
          <w:rFonts w:ascii="Times New Roman" w:hAnsi="Times New Roman" w:cs="Times New Roman"/>
        </w:rPr>
        <w:instrText xml:space="preserve"> ADDIN ZOTERO_ITEM CSL_CITATION {"citationID":"KIwvjEUC","properties":{"formattedCitation":"\\super 4\\uc0\\u8211{}9\\nosupersub{}","plainCitation":"4–9","noteIndex":0},"citationItems":[{"id":274,"uris":["http://zotero.org/users/5502413/items/MYSN3LMS"],"itemData":{"id":274,"type":"article-journal","abstract":"In the single stance phase of walking, center of mass motion resembles that of an inverted pendulum. Theoretically, mechanical work is not necessary for producing the pendular motion, but work is needed to redirect the center of mass velocity from one pendular arc to the next during the transition between steps. A collision model predicts a rate of negative work proportional to the fourth power of step length. Positive work is required to restore the energy lost, potentially exacting a proportional metabolic cost. We tested these predictions with humans (N=9) walking over a range of step lengths (0.4-1.1 m) while keeping step frequency fixed at 1.8 Hz. We measured individual limb external mechanical work using force plates, and metabolic rate using indirect calorimetry. As predicted, average negative and positive external mechanical work rates increased with the fourth power of step length (from 1 W to 38 W; r2=0.96). Metabolic rate also increased with the fourth power of step length (from 7 W to 379 W; r2=0.95), and linearly with mechanical work rate. Mechanical work for step-to-step transitions, rather than pendular motion itself, appears to be a major determinant of the metabolic cost of walking.","container-title":"Journal of Experimental Biology","DOI":"10.1007/BF00430237","ISSN":"0022-0949","issue":"23","note":"PMID: 12409498\nISBN: 0022-0949 (Print)\\r0022-0949 (Linking)","page":"3717-3727","title":"Mechanical work for step-to-step transitions is a major determinant of the metabolic cost of human walking","volume":"205","author":[{"family":"Donelan","given":"J. Maxwell"},{"family":"Kram","given":"Rodger"},{"family":"Kuo","given":"Arthur D."}],"issued":{"date-parts":[["2002"]]},"citation-key":"donelanMechanicalWorkSteptostep2002"}},{"id":307,"uris":["http://zotero.org/users/5502413/items/U3PEIKFF"],"itemData":{"id":307,"type":"chapter","abstract":"A healthy gait pattern depends on an array of biomechanical features, orchestrated by the central nervous system for economy and stability. Injuries and other pathologies can alter these features and result in substantial gait deficits, often with detrimental consequences for energy expenditure and balance. An understanding of the role of biomechanics in the generation of healthy gait, therefore, can provide insight into these deficits. This article examines the basic principles of gait from the standpoint of dynamic walking, an approach that combines an inverted pendulum model of the stance leg with a pendulum model of the swing leg and its impact with the ground. The heel-strike at the end of each step has dynamic effects that can contribute to a periodic gait and its passive stability. Biomechanics, therefore, can account for much of the gait pattern, with additional motor inputs that are important for improving economy and stability. The dynamic walking approach can predict the consequences of disruptions to normal biomechanics, and the associated observations can help explain some aspects of impaired gait. This article reviews the basic principles of dynamic walking and the associated experimental evidence for healthy gait and then considers how the principles may be applied to clinical gait pathologies","container-title":"Physical Therapy","ISBN":"1538-6724 (Electronic)\\n0031-9023 (Linking)","note":"PMID: 20023002\nDOI: 10.2522/ptj.20090125\nissue: 2\nISSN: 1538-6724","page":"157-174","publisher":"Oxford University Press","title":"Dynamic Principles of Gait and Their Clinical Implications","volume":"90","author":[{"family":"Kuo","given":"Arthur D"},{"family":"Donelan","given":"J Maxwell"}],"issued":{"date-parts":[["2010"]]},"citation-key":"kuoDynamicPrinciplesGait2010"}},{"id":52,"uris":["http://zotero.org/users/5502413/items/ACAWLM8Z"],"itemData":{"id":52,"type":"article-journal","abstract":"Muscle–tendon units about the ankle joint generate a burst of positive power during the step-to-step transition in human walking, termed ankle push-off, but there is no scientific consensus on its functional role. A central question embodied in the biomechanics literature is: does ankle push-off primarily contribute to leg swing, or to center of mass (COM) acceleration? This question has been debated in various forms for decades. However, it actually presents a false dichotomy, as these two possibilities are not mutually exclusive. If we ask either question independently, the answer is the same: yes! (1) Does ankle push-off primarily contribute to leg swing acceleration? Yes. (2) Does ankle push-off primarily contribute to COM acceleration? Yes. Here, we summarize the historical debate, then synthesize the seemingly polarized perspectives and demonstrate that both descriptions are valid. The principal means by which ankle push-off affects COM mechanics is by a localized action that increases the speed and kinetic energy of the trailing push-off limb. Because the limb is included in body COM computations, this localized segmental acceleration also accelerates the COM, and most of the segmental energy change also appears as COM energy change. Interpretation of ankle mechanics should abandon an either/or contrast of leg swing versus COM acceleration. Instead, ankle push-off should be interpreted in light of both mutually consistent effects. This unified perspective informs our fundamental understanding of the role of ankle push-off, and has important implications for the design of clinical interventions (e.g. prostheses, orthoses) intended to restore locomotor function to individuals with disabilities.","container-title":"The Journal of Experimental Biology","DOI":"10.1242/jeb.140376","ISSN":"0022-0949","issue":"23","note":"PMID: 27903626\nISBN: 0000000250542","page":"3676-3683","title":"A unified perspective on ankle push-off in human walking","volume":"219","author":[{"family":"Zelik","given":"Karl E."},{"family":"Adamczyk","given":"Peter G."}],"issued":{"date-parts":[["2016"]]},"citation-key":"zelikUnifiedPerspectiveAnkle2016"}},{"id":1985,"uris":["http://zotero.org/users/5502413/items/LAMIP2JF"],"itemData":{"id":1985,"type":"article-journal","container-title":"Journal of biomechanics","issue":"1","note":"ISBN: 0021-9290\npublisher: Elsevier","page":"35-43","title":"The interplay of muscular and external forces in human ambulation","volume":"9","author":[{"family":"Cappozzo","given":"A."},{"family":"Figura","given":"F."},{"family":"Marchetti","given":"M."},{"family":"Pedotti","given":"Antonio"}],"issued":{"date-parts":[["1976"]]},"citation-key":"cappozzoInterplayMuscularExternal1976"}},{"id":1990,"uris":["http://zotero.org/users/5502413/items/SESRL4H5"],"itemData":{"id":1990,"type":"article-journal","container-title":"Journal of Electromyography and Kinesiology","DOI":"10.1016/1050-6411(92)90024-D","ISSN":"10506411","issue":"4","language":"en","page":"203-216","source":"Crossref","title":"Calf muscle work and segment energy changes in human treadmill walking","volume":"2","author":[{"family":"Hof","given":"At L."},{"family":"Nauta","given":"Jelle"},{"family":"Knaap","given":"Erik R.","non-dropping-particle":"van der"},{"family":"Schallig","given":"Michiel A.A."},{"family":"Struwe","given":"D.Peter"}],"issued":{"date-parts":[["1992",1]]},"citation-key":"hofCalfMuscleWork1992"}},{"id":1991,"uris":["http://zotero.org/users/5502413/items/QR4QHG36"],"itemData":{"id":1991,"type":"article-journal","container-title":"Clinical orthopaedics and related research","issue":"175","note":"ISBN: 0009-921X","page":"147-154","title":"Energy generation and absorption at the ankle and knee during fast, natural, and slow cadences.","author":[{"family":"Winter","given":"DAVID A."}],"issued":{"date-parts":[["1983"]]},"citation-key":"winterEnergyGenerationAbsorption1983"}}],"schema":"https://github.com/citation-style-language/schema/raw/master/csl-citation.json"} </w:instrText>
      </w:r>
      <w:r w:rsidR="00D161A6">
        <w:rPr>
          <w:rFonts w:ascii="Times New Roman" w:hAnsi="Times New Roman" w:cs="Times New Roman"/>
        </w:rPr>
        <w:fldChar w:fldCharType="separate"/>
      </w:r>
      <w:r w:rsidR="002F3EE8" w:rsidRPr="002F3EE8">
        <w:rPr>
          <w:rFonts w:ascii="Times New Roman" w:hAnsi="Times New Roman" w:cs="Times New Roman"/>
          <w:vertAlign w:val="superscript"/>
        </w:rPr>
        <w:t>4–9</w:t>
      </w:r>
      <w:r w:rsidR="00D161A6">
        <w:rPr>
          <w:rFonts w:ascii="Times New Roman" w:hAnsi="Times New Roman" w:cs="Times New Roman"/>
        </w:rPr>
        <w:fldChar w:fldCharType="end"/>
      </w:r>
      <w:r w:rsidR="00BC3F09" w:rsidRPr="00B95986">
        <w:rPr>
          <w:rFonts w:ascii="Times New Roman" w:hAnsi="Times New Roman" w:cs="Times New Roman"/>
        </w:rPr>
        <w:t>. Both the magnitude and timing of</w:t>
      </w:r>
      <w:r w:rsidR="00BC3F09">
        <w:rPr>
          <w:rFonts w:ascii="Times New Roman" w:hAnsi="Times New Roman" w:cs="Times New Roman"/>
        </w:rPr>
        <w:t xml:space="preserve"> this propulsion, measured as anterior-posterior ground reaction forces (APGRFs),</w:t>
      </w:r>
      <w:r w:rsidR="00BC3F09" w:rsidRPr="00B95986">
        <w:rPr>
          <w:rFonts w:ascii="Times New Roman" w:hAnsi="Times New Roman" w:cs="Times New Roman"/>
        </w:rPr>
        <w:t xml:space="preserve"> are crucial to fast, efficient and stable walking</w:t>
      </w:r>
      <w:r w:rsidR="002F3EE8">
        <w:rPr>
          <w:rFonts w:ascii="Times New Roman" w:hAnsi="Times New Roman" w:cs="Times New Roman"/>
        </w:rPr>
        <w:fldChar w:fldCharType="begin"/>
      </w:r>
      <w:r w:rsidR="00F22821">
        <w:rPr>
          <w:rFonts w:ascii="Times New Roman" w:hAnsi="Times New Roman" w:cs="Times New Roman"/>
        </w:rPr>
        <w:instrText xml:space="preserve"> ADDIN ZOTERO_ITEM CSL_CITATION {"citationID":"FZyejwv9","properties":{"formattedCitation":"\\super 4\\uc0\\u8211{}6,10\\uc0\\u8211{}12\\nosupersub{}","plainCitation":"4–6,10–12","noteIndex":0},"citationItems":[{"id":274,"uris":["http://zotero.org/users/5502413/items/MYSN3LMS"],"itemData":{"id":274,"type":"article-journal","abstract":"In the single stance phase of walking, center of mass motion resembles that of an inverted pendulum. Theoretically, mechanical work is not necessary for producing the pendular motion, but work is needed to redirect the center of mass velocity from one pendular arc to the next during the transition between steps. A collision model predicts a rate of negative work proportional to the fourth power of step length. Positive work is required to restore the energy lost, potentially exacting a proportional metabolic cost. We tested these predictions with humans (N=9) walking over a range of step lengths (0.4-1.1 m) while keeping step frequency fixed at 1.8 Hz. We measured individual limb external mechanical work using force plates, and metabolic rate using indirect calorimetry. As predicted, average negative and positive external mechanical work rates increased with the fourth power of step length (from 1 W to 38 W; r2=0.96). Metabolic rate also increased with the fourth power of step length (from 7 W to 379 W; r2=0.95), and linearly with mechanical work rate. Mechanical work for step-to-step transitions, rather than pendular motion itself, appears to be a major determinant of the metabolic cost of walking.","container-title":"Journal of Experimental Biology","DOI":"10.1007/BF00430237","ISSN":"0022-0949","issue":"23","note":"PMID: 12409498\nISBN: 0022-0949 (Print)\\r0022-0949 (Linking)","page":"3717-3727","title":"Mechanical work for step-to-step transitions is a major determinant of the metabolic cost of human walking","volume":"205","author":[{"family":"Donelan","given":"J. Maxwell"},{"family":"Kram","given":"Rodger"},{"family":"Kuo","given":"Arthur D."}],"issued":{"date-parts":[["2002"]]},"citation-key":"donelanMechanicalWorkSteptostep2002"}},{"id":307,"uris":["http://zotero.org/users/5502413/items/U3PEIKFF"],"itemData":{"id":307,"type":"chapter","abstract":"A healthy gait pattern depends on an array of biomechanical features, orchestrated by the central nervous system for economy and stability. Injuries and other pathologies can alter these features and result in substantial gait deficits, often with detrimental consequences for energy expenditure and balance. An understanding of the role of biomechanics in the generation of healthy gait, therefore, can provide insight into these deficits. This article examines the basic principles of gait from the standpoint of dynamic walking, an approach that combines an inverted pendulum model of the stance leg with a pendulum model of the swing leg and its impact with the ground. The heel-strike at the end of each step has dynamic effects that can contribute to a periodic gait and its passive stability. Biomechanics, therefore, can account for much of the gait pattern, with additional motor inputs that are important for improving economy and stability. The dynamic walking approach can predict the consequences of disruptions to normal biomechanics, and the associated observations can help explain some aspects of impaired gait. This article reviews the basic principles of dynamic walking and the associated experimental evidence for healthy gait and then considers how the principles may be applied to clinical gait pathologies","container-title":"Physical Therapy","ISBN":"1538-6724 (Electronic)\\n0031-9023 (Linking)","note":"PMID: 20023002\nDOI: 10.2522/ptj.20090125\nissue: 2\nISSN: 1538-6724","page":"157-174","publisher":"Oxford University Press","title":"Dynamic Principles of Gait and Their Clinical Implications","volume":"90","author":[{"family":"Kuo","given":"Arthur D"},{"family":"Donelan","given":"J Maxwell"}],"issued":{"date-parts":[["2010"]]},"citation-key":"kuoDynamicPrinciplesGait2010"}},{"id":52,"uris":["http://zotero.org/users/5502413/items/ACAWLM8Z"],"itemData":{"id":52,"type":"article-journal","abstract":"Muscle–tendon units about the ankle joint generate a burst of positive power during the step-to-step transition in human walking, termed ankle push-off, but there is no scientific consensus on its functional role. A central question embodied in the biomechanics literature is: does ankle push-off primarily contribute to leg swing, or to center of mass (COM) acceleration? This question has been debated in various forms for decades. However, it actually presents a false dichotomy, as these two possibilities are not mutually exclusive. If we ask either question independently, the answer is the same: yes! (1) Does ankle push-off primarily contribute to leg swing acceleration? Yes. (2) Does ankle push-off primarily contribute to COM acceleration? Yes. Here, we summarize the historical debate, then synthesize the seemingly polarized perspectives and demonstrate that both descriptions are valid. The principal means by which ankle push-off affects COM mechanics is by a localized action that increases the speed and kinetic energy of the trailing push-off limb. Because the limb is included in body COM computations, this localized segmental acceleration also accelerates the COM, and most of the segmental energy change also appears as COM energy change. Interpretation of ankle mechanics should abandon an either/or contrast of leg swing versus COM acceleration. Instead, ankle push-off should be interpreted in light of both mutually consistent effects. This unified perspective informs our fundamental understanding of the role of ankle push-off, and has important implications for the design of clinical interventions (e.g. prostheses, orthoses) intended to restore locomotor function to individuals with disabilities.","container-title":"The Journal of Experimental Biology","DOI":"10.1242/jeb.140376","ISSN":"0022-0949","issue":"23","note":"PMID: 27903626\nISBN: 0000000250542","page":"3676-3683","title":"A unified perspective on ankle push-off in human walking","volume":"219","author":[{"family":"Zelik","given":"Karl E."},{"family":"Adamczyk","given":"Peter G."}],"issued":{"date-parts":[["2016"]]},"citation-key":"zelikUnifiedPerspectiveAnkle2016"}},{"id":1398,"uris":["http://zotero.org/users/5502413/items/KBW5ZPTZ"],"itemData":{"id":1398,"type":"article-journal","abstract":"In computational models of human walking, both magnitude and timing of locomotor propulsion are important for mechanical and metabolic efficiency, suggesting that these are likely tightly controlled by the neuromuscular system. Studies of actual human walking have focused primarily on magnitude-related measures of propulsion, often ignoring its timing. The purpose of this study was to quantify the timing of onset and peak propulsion relative to contralateral heel strike (HS) in healthy, young adults walking at multiple speeds. Propulsion was quantified at the groundlevel using the anterior component of the anteroposterior ground reaction force, the limb-level using individual limb power, and the joint-level using ankle power. Contrary to common computational models, most of our timing-related measures indicated that propulsion occurred after contralateral HS. Timing-related measures of propulsion also changed with walking speed – as speed increased, individuals initiated propulsion earlier in the support phase. Timing of locomotor propulsion is theoretically important for walking performance, especially metabolic efficiency, and could therefore provide important clinical information. This study provides a set of relatively simple metrics that can be used to quantify propulsion and benchmark data that can be used for future comparisons with individuals or populations with gait impairments.","container-title":"Human Movement Science","DOI":"10.1016/j.humov.2019.102524","ISSN":"01679457","language":"en","page":"102524","source":"Crossref","title":"The timing of locomotor propulsion in healthy adults walking at multiple speeds","volume":"68","author":[{"family":"Kuhman","given":"Daniel"},{"family":"Hurt","given":"Christopher P."}],"issued":{"date-parts":[["2019",12]]},"citation-key":"kuhmanTimingLocomotorPropulsion2019"}},{"id":1823,"uris":["http://zotero.org/users/5502413/items/AHA3YZT8"],"itemData":{"id":1823,"type":"article-journal","abstract":"Understanding propulsion and adaptation to speed requirements is important in determining appropriate therapies for gait disorders. We hypothesize that adaptations for changing speed requirements occur primarily at the hip. The slow, normal and fast gait of 24 healthy young subjects was analyzed. The linear power was analyzed at the hip joint. The anterior}posterior and vertical induced accelerations of the hip were also determined. Linear power and anterior}posterior-induced acceleration (IA) analyses of the hip reveal that the lower limb joint's moments contribute to body forward propulsion primarily during late swing and early stance. Propulsive adaptations to speed changes occur primarily at the hip and secondarily at the ankle. These analyses show that hip muscles, particularly the hip extensors, are critical to propulsion. They also show that ankle function is primarily for support, but is important to propulsion, especially at slow speeds. 2001 Elsevier Science Ltd. All rights reserved.","container-title":"Journal of Biomechanics","DOI":"10.1016/S0021-9290(00)00174-3","ISSN":"00219290","issue":"2","journalAbbreviation":"Journal of Biomechanics","language":"en","page":"197-202","source":"DOI.org (Crossref)","title":"Propulsive adaptation to changing gait speed","volume":"34","author":[{"family":"Riley","given":"Patrick O"},{"family":"Croce","given":"Ugo Della"},{"family":"Casey Kerrigan","given":"D"}],"issued":{"date-parts":[["2001",2]]},"citation-key":"rileyPropulsiveAdaptationChanging2001"}},{"id":2194,"uris":["http://zotero.org/users/5502413/items/FMD3R9LA"],"itemData":{"id":2194,"type":"article-journal","abstract":"Background and Purpose: Rehabilitation research for individuals with chronic stroke is increasingly addressing spatiotemporal asymmetries (STA). Understanding the reliability of STA between sessions is essential for determining whether treatment responses exceed dayto-day variation. The purpose of this study was to determine the minimal detectable change (MDC) and test-retest reliability in STA and gait speed measures for individuals with chronic stroke. Methods: Twenty-six individuals with chronic (&gt;6 months) stroke participated in 2 visits. At each visit, participants walked across a 14-ft (4.3-m) GAITRite mat at comfortable gait speed (CGS) and fast gait speed (FGS). Spatiotemporal asymmetries ratios (paretic/nonparetic limb) were calculated for step length, stance time, and swing time. Intraclass correlation coefﬁcients (ICC, 2,1) were calculated to determine reliability between sessions. Minimal detectable change values were calculated to determine the smallest change that is considered “real.” Results: Spatiotemporal asymmetry measures were consistent between sessions, with ICCs ranging from 0.93 to 0.98. Asymmetry ratio MDC values were calculated for step length (CGS: 0.15; FGS: 0.19), swing time (CGS: 0.26; FGS: 0.20), and stance time (CGS: 0.09; FGS: 0.10). Gait speed MDC was 0.20 m/s and 0.22 m/s, respectively, for the CGS and FGS walking conditions. Discussion and Conclusion: There were considerable differences among MDC values for the various STA measures, suggesting that larger changes will be necessary to show improvement for certain measures (eg, swing time asymmetry). These data will assist with setting clinical goals for patients with chronic stroke and will be useful for evaluating interventions designed to minimize temporal and spatial interlimb asymmetries during walking.","container-title":"Journal of Neurologic Physical Therapy","DOI":"10.1097/NPT.0b013e318227fe70","ISSN":"1557-0576","issue":"3","language":"en","page":"116-121","source":"DOI.org (Crossref)","title":"Reliability of Spatiotemporal Asymmetry During Overground Walking for Individuals Following Chronic Stroke","volume":"35","author":[{"family":"Lewek","given":"Michael D."},{"family":"Randall","given":"Elizabeth P."}],"issued":{"date-parts":[["2011",9]]},"citation-key":"lewekReliabilitySpatiotemporalAsymmetry2011"}}],"schema":"https://github.com/citation-style-language/schema/raw/master/csl-citation.json"} </w:instrText>
      </w:r>
      <w:r w:rsidR="002F3EE8">
        <w:rPr>
          <w:rFonts w:ascii="Times New Roman" w:hAnsi="Times New Roman" w:cs="Times New Roman"/>
        </w:rPr>
        <w:fldChar w:fldCharType="separate"/>
      </w:r>
      <w:r w:rsidR="00F22821" w:rsidRPr="00F22821">
        <w:rPr>
          <w:rFonts w:ascii="Times New Roman" w:hAnsi="Times New Roman" w:cs="Times New Roman"/>
          <w:vertAlign w:val="superscript"/>
        </w:rPr>
        <w:t>4–6,10–12</w:t>
      </w:r>
      <w:r w:rsidR="002F3EE8">
        <w:rPr>
          <w:rFonts w:ascii="Times New Roman" w:hAnsi="Times New Roman" w:cs="Times New Roman"/>
        </w:rPr>
        <w:fldChar w:fldCharType="end"/>
      </w:r>
      <w:r w:rsidR="00BC3F09" w:rsidRPr="00B95986">
        <w:rPr>
          <w:rFonts w:ascii="Times New Roman" w:hAnsi="Times New Roman" w:cs="Times New Roman"/>
        </w:rPr>
        <w:t>; mistimed and improper propulsion contribute</w:t>
      </w:r>
      <w:r w:rsidR="00BC3F09">
        <w:rPr>
          <w:rFonts w:ascii="Times New Roman" w:hAnsi="Times New Roman" w:cs="Times New Roman"/>
        </w:rPr>
        <w:t>s</w:t>
      </w:r>
      <w:r w:rsidR="00BC3F09" w:rsidRPr="00B95986">
        <w:rPr>
          <w:rFonts w:ascii="Times New Roman" w:hAnsi="Times New Roman" w:cs="Times New Roman"/>
        </w:rPr>
        <w:t xml:space="preserve"> to inefficiencies and increased energy costs</w:t>
      </w:r>
      <w:r w:rsidR="00F22821">
        <w:rPr>
          <w:rFonts w:ascii="Times New Roman" w:hAnsi="Times New Roman" w:cs="Times New Roman"/>
        </w:rPr>
        <w:fldChar w:fldCharType="begin"/>
      </w:r>
      <w:r w:rsidR="00357A68">
        <w:rPr>
          <w:rFonts w:ascii="Times New Roman" w:hAnsi="Times New Roman" w:cs="Times New Roman"/>
        </w:rPr>
        <w:instrText xml:space="preserve"> ADDIN ZOTERO_ITEM CSL_CITATION {"citationID":"b95hsRi5","properties":{"formattedCitation":"\\super 5,13,14\\nosupersub{}","plainCitation":"5,13,14","noteIndex":0},"citationItems":[{"id":307,"uris":["http://zotero.org/users/5502413/items/U3PEIKFF"],"itemData":{"id":307,"type":"chapter","abstract":"A healthy gait pattern depends on an array of biomechanical features, orchestrated by the central nervous system for economy and stability. Injuries and other pathologies can alter these features and result in substantial gait deficits, often with detrimental consequences for energy expenditure and balance. An understanding of the role of biomechanics in the generation of healthy gait, therefore, can provide insight into these deficits. This article examines the basic principles of gait from the standpoint of dynamic walking, an approach that combines an inverted pendulum model of the stance leg with a pendulum model of the swing leg and its impact with the ground. The heel-strike at the end of each step has dynamic effects that can contribute to a periodic gait and its passive stability. Biomechanics, therefore, can account for much of the gait pattern, with additional motor inputs that are important for improving economy and stability. The dynamic walking approach can predict the consequences of disruptions to normal biomechanics, and the associated observations can help explain some aspects of impaired gait. This article reviews the basic principles of dynamic walking and the associated experimental evidence for healthy gait and then considers how the principles may be applied to clinical gait pathologies","container-title":"Physical Therapy","ISBN":"1538-6724 (Electronic)\\n0031-9023 (Linking)","note":"PMID: 20023002\nDOI: 10.2522/ptj.20090125\nissue: 2\nISSN: 1538-6724","page":"157-174","publisher":"Oxford University Press","title":"Dynamic Principles of Gait and Their Clinical Implications","volume":"90","author":[{"family":"Kuo","given":"Arthur D"},{"family":"Donelan","given":"J Maxwell"}],"issued":{"date-parts":[["2010"]]},"citation-key":"kuoDynamicPrinciplesGait2010"}},{"id":2142,"uris":["http://zotero.org/users/5502413/items/TT6WDP6S"],"itemData":{"id":2142,"type":"article-journal","abstract":"Objectives: To systematically review the evidence to determine energy expenditure (EE) in volume of oxygen uptake (V_ O2) (mL/kg/min) and energy cost in oxygen uptake per meter walked (V_ O2/walking speed; mL/kg/m) during walking poststroke and how it compares with healthy controls; and to determine how applicable current exercise prescription guidelines are to stroke survivors.","container-title":"Archives of Physical Medicine and Rehabilitation","DOI":"10.1016/j.apmr.2015.11.007","ISSN":"00039993","issue":"4","language":"en","page":"619-632.e1","source":"Crossref","title":"Energy Expenditure and Cost During Walking After Stroke: A Systematic Review","title-short":"Energy Expenditure and Cost During Walking After Stroke","volume":"97","author":[{"family":"Kramer","given":"Sharon"},{"family":"Johnson","given":"Liam"},{"family":"Bernhardt","given":"Julie"},{"family":"Cumming","given":"Toby"}],"issued":{"date-parts":[["2016",4]]},"citation-key":"kramerEnergyExpenditureCost2016"}},{"id":1717,"uris":["http://zotero.org/users/5502413/items/28WPY697"],"itemData":{"id":1717,"type":"article-journal","abstract":"Aim: To investigate mechanical work, efficiency, and antagonist muscle co-activation with a view to better understand the cause of the elevated metabolic cost of walking (CW) in older adults. Methods: Metabolic, mechanical and electromyographic measurements were made as healthy young (YOU; n = 12, age = 27 ± 3 years) and older (OLD; n = 20, age = 74 ± 3 years) men of equivalent body mass and leg length walked on a treadmill at four speeds (ranging from 0.83 to 1.67 m s−1). Results: Net (above resting) CW, determined by indirect calorimetry was 31% higher (average across speeds) in OLD (P &lt; 0.05). The integrity of the passive pendulum like interchange of mechanical energies of the centre of mass (COMB), an energy-saving mechanism, was maintained in OLD. Furthermore, total mechanical work, determined from fluctuations in mechanical energy of COMB and of body segments relative to COMB, was not significantly elevated in OLD. This resulted in a lower efficiency in OLD (−17%, P &lt; 0.05). Co-activation, temporally quantified from electromyography recordings, was 31% higher in OLD for antagonist muscles of the thigh (P &lt; 0.05). Thigh co-activation was moderately correlated with CW at three speeds (r = 0.38–0.52, P &lt; 0.05). Conclusion: Healthy septuagenarians with no gait impairment have an elevated CW which is not explained by an elevation in whole body mechanical work. Increased antagonist muscle co-activation (possibly an adaptation to ensure adequate joint stability) may offer partial explanation of the elevated CW.","container-title":"Acta Physiologica","DOI":"10.1111/j.1748-1716.2006.01522.x","ISSN":"1748-1716","issue":"2","language":"en","page":"127-139","source":"Wiley Online Library","title":"Metabolic cost, mechanical work, and efficiency during walking in young and older men","volume":"186","author":[{"family":"Mian","given":"O. S."},{"family":"Thom","given":"J. M."},{"family":"Ardigò","given":"L. P."},{"family":"Narici","given":"M. V."},{"family":"Minetti","given":"A. E."}],"issued":{"date-parts":[["2006"]]},"citation-key":"mianMetabolicCostMechanical2006"}}],"schema":"https://github.com/citation-style-language/schema/raw/master/csl-citation.json"} </w:instrText>
      </w:r>
      <w:r w:rsidR="00F22821">
        <w:rPr>
          <w:rFonts w:ascii="Times New Roman" w:hAnsi="Times New Roman" w:cs="Times New Roman"/>
        </w:rPr>
        <w:fldChar w:fldCharType="separate"/>
      </w:r>
      <w:r w:rsidR="00357A68" w:rsidRPr="00357A68">
        <w:rPr>
          <w:rFonts w:ascii="Times New Roman" w:hAnsi="Times New Roman" w:cs="Times New Roman"/>
          <w:vertAlign w:val="superscript"/>
        </w:rPr>
        <w:t>5,13,14</w:t>
      </w:r>
      <w:r w:rsidR="00F22821">
        <w:rPr>
          <w:rFonts w:ascii="Times New Roman" w:hAnsi="Times New Roman" w:cs="Times New Roman"/>
        </w:rPr>
        <w:fldChar w:fldCharType="end"/>
      </w:r>
      <w:r w:rsidRPr="00B95986">
        <w:rPr>
          <w:rFonts w:ascii="Times New Roman" w:hAnsi="Times New Roman" w:cs="Times New Roman"/>
        </w:rPr>
        <w:t xml:space="preserve">. </w:t>
      </w:r>
    </w:p>
    <w:p w14:paraId="50807D91" w14:textId="1AE49DDF" w:rsidR="006E7A55" w:rsidRPr="00B95986" w:rsidRDefault="006E7A55" w:rsidP="006E7A55">
      <w:pPr>
        <w:spacing w:line="480" w:lineRule="auto"/>
        <w:rPr>
          <w:rFonts w:ascii="Times New Roman" w:hAnsi="Times New Roman" w:cs="Times New Roman"/>
        </w:rPr>
      </w:pPr>
      <w:r w:rsidRPr="00B95986">
        <w:rPr>
          <w:rFonts w:ascii="Times New Roman" w:hAnsi="Times New Roman" w:cs="Times New Roman"/>
        </w:rPr>
        <w:tab/>
      </w:r>
      <w:r w:rsidR="002C4489">
        <w:rPr>
          <w:rFonts w:ascii="Times New Roman" w:hAnsi="Times New Roman" w:cs="Times New Roman"/>
        </w:rPr>
        <w:t xml:space="preserve">The </w:t>
      </w:r>
      <w:r w:rsidRPr="00B95986">
        <w:rPr>
          <w:rFonts w:ascii="Times New Roman" w:hAnsi="Times New Roman" w:cs="Times New Roman"/>
        </w:rPr>
        <w:t>impact</w:t>
      </w:r>
      <w:r w:rsidR="002C4489">
        <w:rPr>
          <w:rFonts w:ascii="Times New Roman" w:hAnsi="Times New Roman" w:cs="Times New Roman"/>
        </w:rPr>
        <w:t xml:space="preserve"> of propulsion</w:t>
      </w:r>
      <w:r w:rsidRPr="00B95986">
        <w:rPr>
          <w:rFonts w:ascii="Times New Roman" w:hAnsi="Times New Roman" w:cs="Times New Roman"/>
        </w:rPr>
        <w:t xml:space="preserve"> on walking gait is due to its effect on </w:t>
      </w:r>
      <w:r w:rsidR="00CD5A77">
        <w:rPr>
          <w:rFonts w:ascii="Times New Roman" w:hAnsi="Times New Roman" w:cs="Times New Roman"/>
        </w:rPr>
        <w:t xml:space="preserve">both </w:t>
      </w:r>
      <w:r w:rsidRPr="00B95986">
        <w:rPr>
          <w:rFonts w:ascii="Times New Roman" w:hAnsi="Times New Roman" w:cs="Times New Roman"/>
        </w:rPr>
        <w:t>the individual limb and the body’s center of mass (</w:t>
      </w:r>
      <w:proofErr w:type="spellStart"/>
      <w:r w:rsidRPr="00B95986">
        <w:rPr>
          <w:rFonts w:ascii="Times New Roman" w:hAnsi="Times New Roman" w:cs="Times New Roman"/>
        </w:rPr>
        <w:t>CoM</w:t>
      </w:r>
      <w:proofErr w:type="spellEnd"/>
      <w:r w:rsidRPr="00B95986">
        <w:rPr>
          <w:rFonts w:ascii="Times New Roman" w:hAnsi="Times New Roman" w:cs="Times New Roman"/>
        </w:rPr>
        <w:t>)</w:t>
      </w:r>
      <w:r w:rsidR="007258DE">
        <w:rPr>
          <w:rFonts w:ascii="Times New Roman" w:hAnsi="Times New Roman" w:cs="Times New Roman"/>
        </w:rPr>
        <w:fldChar w:fldCharType="begin"/>
      </w:r>
      <w:r w:rsidR="007258DE">
        <w:rPr>
          <w:rFonts w:ascii="Times New Roman" w:hAnsi="Times New Roman" w:cs="Times New Roman"/>
        </w:rPr>
        <w:instrText xml:space="preserve"> ADDIN ZOTERO_ITEM CSL_CITATION {"citationID":"iilb3y5D","properties":{"formattedCitation":"\\super 6\\nosupersub{}","plainCitation":"6","noteIndex":0},"citationItems":[{"id":52,"uris":["http://zotero.org/users/5502413/items/ACAWLM8Z"],"itemData":{"id":52,"type":"article-journal","abstract":"Muscle–tendon units about the ankle joint generate a burst of positive power during the step-to-step transition in human walking, termed ankle push-off, but there is no scientific consensus on its functional role. A central question embodied in the biomechanics literature is: does ankle push-off primarily contribute to leg swing, or to center of mass (COM) acceleration? This question has been debated in various forms for decades. However, it actually presents a false dichotomy, as these two possibilities are not mutually exclusive. If we ask either question independently, the answer is the same: yes! (1) Does ankle push-off primarily contribute to leg swing acceleration? Yes. (2) Does ankle push-off primarily contribute to COM acceleration? Yes. Here, we summarize the historical debate, then synthesize the seemingly polarized perspectives and demonstrate that both descriptions are valid. The principal means by which ankle push-off affects COM mechanics is by a localized action that increases the speed and kinetic energy of the trailing push-off limb. Because the limb is included in body COM computations, this localized segmental acceleration also accelerates the COM, and most of the segmental energy change also appears as COM energy change. Interpretation of ankle mechanics should abandon an either/or contrast of leg swing versus COM acceleration. Instead, ankle push-off should be interpreted in light of both mutually consistent effects. This unified perspective informs our fundamental understanding of the role of ankle push-off, and has important implications for the design of clinical interventions (e.g. prostheses, orthoses) intended to restore locomotor function to individuals with disabilities.","container-title":"The Journal of Experimental Biology","DOI":"10.1242/jeb.140376","ISSN":"0022-0949","issue":"23","note":"PMID: 27903626\nISBN: 0000000250542","page":"3676-3683","title":"A unified perspective on ankle push-off in human walking","volume":"219","author":[{"family":"Zelik","given":"Karl E."},{"family":"Adamczyk","given":"Peter G."}],"issued":{"date-parts":[["2016"]]},"citation-key":"zelikUnifiedPerspectiveAnkle2016"}}],"schema":"https://github.com/citation-style-language/schema/raw/master/csl-citation.json"} </w:instrText>
      </w:r>
      <w:r w:rsidR="007258DE">
        <w:rPr>
          <w:rFonts w:ascii="Times New Roman" w:hAnsi="Times New Roman" w:cs="Times New Roman"/>
        </w:rPr>
        <w:fldChar w:fldCharType="separate"/>
      </w:r>
      <w:r w:rsidR="007258DE" w:rsidRPr="007258DE">
        <w:rPr>
          <w:rFonts w:ascii="Times New Roman" w:hAnsi="Times New Roman" w:cs="Times New Roman"/>
          <w:vertAlign w:val="superscript"/>
        </w:rPr>
        <w:t>6</w:t>
      </w:r>
      <w:r w:rsidR="007258DE">
        <w:rPr>
          <w:rFonts w:ascii="Times New Roman" w:hAnsi="Times New Roman" w:cs="Times New Roman"/>
        </w:rPr>
        <w:fldChar w:fldCharType="end"/>
      </w:r>
      <w:r w:rsidR="00BC3F09" w:rsidRPr="00B95986">
        <w:rPr>
          <w:rFonts w:ascii="Times New Roman" w:hAnsi="Times New Roman" w:cs="Times New Roman"/>
        </w:rPr>
        <w:t xml:space="preserve">. The first of these is explained by the large </w:t>
      </w:r>
      <w:r w:rsidR="00BC3F09">
        <w:rPr>
          <w:rFonts w:ascii="Times New Roman" w:hAnsi="Times New Roman" w:cs="Times New Roman"/>
        </w:rPr>
        <w:t>amount</w:t>
      </w:r>
      <w:r w:rsidR="00BC3F09" w:rsidRPr="00B95986">
        <w:rPr>
          <w:rFonts w:ascii="Times New Roman" w:hAnsi="Times New Roman" w:cs="Times New Roman"/>
        </w:rPr>
        <w:t xml:space="preserve"> of </w:t>
      </w:r>
      <w:r w:rsidR="00F25EA9">
        <w:rPr>
          <w:rFonts w:ascii="Times New Roman" w:hAnsi="Times New Roman" w:cs="Times New Roman"/>
        </w:rPr>
        <w:t xml:space="preserve">mechanical </w:t>
      </w:r>
      <w:r w:rsidR="00BC3F09" w:rsidRPr="00B95986">
        <w:rPr>
          <w:rFonts w:ascii="Times New Roman" w:hAnsi="Times New Roman" w:cs="Times New Roman"/>
        </w:rPr>
        <w:t>energy being produced by the PFs: it is stored in the trailing limb as it enters the swing phase, with a minimal amount moving across the hip joint to the head, arms and trunk</w:t>
      </w:r>
      <w:r w:rsidR="007258DE">
        <w:rPr>
          <w:rFonts w:ascii="Times New Roman" w:hAnsi="Times New Roman" w:cs="Times New Roman"/>
        </w:rPr>
        <w:fldChar w:fldCharType="begin"/>
      </w:r>
      <w:r w:rsidR="007258DE">
        <w:rPr>
          <w:rFonts w:ascii="Times New Roman" w:hAnsi="Times New Roman" w:cs="Times New Roman"/>
        </w:rPr>
        <w:instrText xml:space="preserve"> ADDIN ZOTERO_ITEM CSL_CITATION {"citationID":"rfqLbaaw","properties":{"formattedCitation":"\\super 15\\nosupersub{}","plainCitation":"15","noteIndex":0},"citationItems":[{"id":1995,"uris":["http://zotero.org/users/5502413/items/GZCQGFFW"],"itemData":{"id":1995,"type":"article-journal","container-title":"Biological cybernetics","issue":"3","page":"137-142","title":"Joit torque and energy patterns in normal gait","volume":"29","author":[{"family":"Winter","given":"David A."},{"family":"Robertson","given":"D. G. E."}],"issued":{"date-parts":[["1978"]]},"citation-key":"winterJoitTorqueEnergy1978"}}],"schema":"https://github.com/citation-style-language/schema/raw/master/csl-citation.json"} </w:instrText>
      </w:r>
      <w:r w:rsidR="007258DE">
        <w:rPr>
          <w:rFonts w:ascii="Times New Roman" w:hAnsi="Times New Roman" w:cs="Times New Roman"/>
        </w:rPr>
        <w:fldChar w:fldCharType="separate"/>
      </w:r>
      <w:r w:rsidR="007258DE" w:rsidRPr="007258DE">
        <w:rPr>
          <w:rFonts w:ascii="Times New Roman" w:hAnsi="Times New Roman" w:cs="Times New Roman"/>
          <w:vertAlign w:val="superscript"/>
        </w:rPr>
        <w:t>15</w:t>
      </w:r>
      <w:r w:rsidR="007258DE">
        <w:rPr>
          <w:rFonts w:ascii="Times New Roman" w:hAnsi="Times New Roman" w:cs="Times New Roman"/>
        </w:rPr>
        <w:fldChar w:fldCharType="end"/>
      </w:r>
      <w:r w:rsidRPr="00B95986">
        <w:rPr>
          <w:rFonts w:ascii="Times New Roman" w:hAnsi="Times New Roman" w:cs="Times New Roman"/>
        </w:rPr>
        <w:t xml:space="preserve">. However, it’s been shown that the trailing limb works on the </w:t>
      </w:r>
      <w:proofErr w:type="spellStart"/>
      <w:r w:rsidRPr="00B95986">
        <w:rPr>
          <w:rFonts w:ascii="Times New Roman" w:hAnsi="Times New Roman" w:cs="Times New Roman"/>
        </w:rPr>
        <w:t>CoM</w:t>
      </w:r>
      <w:proofErr w:type="spellEnd"/>
      <w:r w:rsidRPr="00B95986">
        <w:rPr>
          <w:rFonts w:ascii="Times New Roman" w:hAnsi="Times New Roman" w:cs="Times New Roman"/>
        </w:rPr>
        <w:t xml:space="preserve"> during the step-to-step transition, increasing its speed and kinetic energy</w:t>
      </w:r>
      <w:r w:rsidR="007258DE">
        <w:rPr>
          <w:rFonts w:ascii="Times New Roman" w:hAnsi="Times New Roman" w:cs="Times New Roman"/>
        </w:rPr>
        <w:fldChar w:fldCharType="begin"/>
      </w:r>
      <w:r w:rsidR="00737173">
        <w:rPr>
          <w:rFonts w:ascii="Times New Roman" w:hAnsi="Times New Roman" w:cs="Times New Roman"/>
        </w:rPr>
        <w:instrText xml:space="preserve"> ADDIN ZOTERO_ITEM CSL_CITATION {"citationID":"NfpM1JMS","properties":{"formattedCitation":"\\super 16\\nosupersub{}","plainCitation":"16","noteIndex":0},"citationItems":[{"id":1994,"uris":["http://zotero.org/users/5502413/items/EI77NV77"],"itemData":{"id":1994,"type":"article-journal","abstract":"In human walking, the center of mass motion is similar to an inverted pendulum. Viewing double support as a transition from one inverted pendulum to the next, we hypothesized that the leading leg performs negative work to redirect the center of mass velocity, while simultaneously, the trailing leg performs positive work to replace the lost energy. To test this hypothesis, we developed a method to quantify the external mechanical work performed by each limb (individual limbs method). Traditional measures of external mechanical work use the sum of the ground reaction forces acting on the limbs (combined limbs method) allowing for the mathematical cancellation of simultaneous positive and negative work during multiple support periods. We expected to ﬁnd that the traditional combined limbs method underestimates external mechanical work by a substantial amount. We used both methods to measure the external mechanical work performed by humans walking over a range of speeds. We found that during double support, the legs perform a substantial amount of positive and negative external work simultaneously. The combined limbs measures of positive and negative external work were approximately 33% less than those calculated using the individual limbs method. At all speeds, the trailing leg performs greater than 97% of the double support positive work while the leading leg performs greater than 94% of the double support negative work. r 2002 Elsevier Science Ltd. All rights reserved.","container-title":"Journal of Biomechanics","DOI":"10.1016/S0021-9290(01)00169-5","ISSN":"00219290","issue":"1","journalAbbreviation":"Journal of Biomechanics","language":"en","page":"117-124","source":"DOI.org (Crossref)","title":"Simultaneous positive and negative external mechanical work in human walking","volume":"35","author":[{"family":"Donelan","given":"J.Maxwell"},{"family":"Kram","given":"Rodger"},{"family":"Kuo","given":"Arthur D."}],"issued":{"date-parts":[["2002",1]]},"citation-key":"donelanSimultaneousPositiveNegative2002"}}],"schema":"https://github.com/citation-style-language/schema/raw/master/csl-citation.json"} </w:instrText>
      </w:r>
      <w:r w:rsidR="007258DE">
        <w:rPr>
          <w:rFonts w:ascii="Times New Roman" w:hAnsi="Times New Roman" w:cs="Times New Roman"/>
        </w:rPr>
        <w:fldChar w:fldCharType="separate"/>
      </w:r>
      <w:r w:rsidR="00737173" w:rsidRPr="00737173">
        <w:rPr>
          <w:rFonts w:ascii="Times New Roman" w:hAnsi="Times New Roman" w:cs="Times New Roman"/>
          <w:vertAlign w:val="superscript"/>
        </w:rPr>
        <w:t>16</w:t>
      </w:r>
      <w:r w:rsidR="007258DE">
        <w:rPr>
          <w:rFonts w:ascii="Times New Roman" w:hAnsi="Times New Roman" w:cs="Times New Roman"/>
        </w:rPr>
        <w:fldChar w:fldCharType="end"/>
      </w:r>
      <w:r w:rsidR="00BC3F09" w:rsidRPr="00B95986">
        <w:rPr>
          <w:rFonts w:ascii="Times New Roman" w:hAnsi="Times New Roman" w:cs="Times New Roman"/>
        </w:rPr>
        <w:t xml:space="preserve">. </w:t>
      </w:r>
      <w:r w:rsidR="00BC3F09">
        <w:rPr>
          <w:rFonts w:ascii="Times New Roman" w:hAnsi="Times New Roman" w:cs="Times New Roman"/>
        </w:rPr>
        <w:t>T</w:t>
      </w:r>
      <w:r w:rsidR="00BC3F09" w:rsidRPr="00B95986">
        <w:rPr>
          <w:rFonts w:ascii="Times New Roman" w:hAnsi="Times New Roman" w:cs="Times New Roman"/>
        </w:rPr>
        <w:t>his is explained when it’s considered that, while the limb is a small portion of the total body mass, it contributes considerably to the dynamics of the body through its localized acceleration</w:t>
      </w:r>
      <w:r w:rsidR="00737173">
        <w:rPr>
          <w:rFonts w:ascii="Times New Roman" w:hAnsi="Times New Roman" w:cs="Times New Roman"/>
        </w:rPr>
        <w:fldChar w:fldCharType="begin"/>
      </w:r>
      <w:r w:rsidR="00737173">
        <w:rPr>
          <w:rFonts w:ascii="Times New Roman" w:hAnsi="Times New Roman" w:cs="Times New Roman"/>
        </w:rPr>
        <w:instrText xml:space="preserve"> ADDIN ZOTERO_ITEM CSL_CITATION {"citationID":"qMRr977w","properties":{"formattedCitation":"\\super 6\\nosupersub{}","plainCitation":"6","noteIndex":0},"citationItems":[{"id":52,"uris":["http://zotero.org/users/5502413/items/ACAWLM8Z"],"itemData":{"id":52,"type":"article-journal","abstract":"Muscle–tendon units about the ankle joint generate a burst of positive power during the step-to-step transition in human walking, termed ankle push-off, but there is no scientific consensus on its functional role. A central question embodied in the biomechanics literature is: does ankle push-off primarily contribute to leg swing, or to center of mass (COM) acceleration? This question has been debated in various forms for decades. However, it actually presents a false dichotomy, as these two possibilities are not mutually exclusive. If we ask either question independently, the answer is the same: yes! (1) Does ankle push-off primarily contribute to leg swing acceleration? Yes. (2) Does ankle push-off primarily contribute to COM acceleration? Yes. Here, we summarize the historical debate, then synthesize the seemingly polarized perspectives and demonstrate that both descriptions are valid. The principal means by which ankle push-off affects COM mechanics is by a localized action that increases the speed and kinetic energy of the trailing push-off limb. Because the limb is included in body COM computations, this localized segmental acceleration also accelerates the COM, and most of the segmental energy change also appears as COM energy change. Interpretation of ankle mechanics should abandon an either/or contrast of leg swing versus COM acceleration. Instead, ankle push-off should be interpreted in light of both mutually consistent effects. This unified perspective informs our fundamental understanding of the role of ankle push-off, and has important implications for the design of clinical interventions (e.g. prostheses, orthoses) intended to restore locomotor function to individuals with disabilities.","container-title":"The Journal of Experimental Biology","DOI":"10.1242/jeb.140376","ISSN":"0022-0949","issue":"23","note":"PMID: 27903626\nISBN: 0000000250542","page":"3676-3683","title":"A unified perspective on ankle push-off in human walking","volume":"219","author":[{"family":"Zelik","given":"Karl E."},{"family":"Adamczyk","given":"Peter G."}],"issued":{"date-parts":[["2016"]]},"citation-key":"zelikUnifiedPerspectiveAnkle2016"}}],"schema":"https://github.com/citation-style-language/schema/raw/master/csl-citation.json"} </w:instrText>
      </w:r>
      <w:r w:rsidR="00737173">
        <w:rPr>
          <w:rFonts w:ascii="Times New Roman" w:hAnsi="Times New Roman" w:cs="Times New Roman"/>
        </w:rPr>
        <w:fldChar w:fldCharType="separate"/>
      </w:r>
      <w:r w:rsidR="00737173" w:rsidRPr="00737173">
        <w:rPr>
          <w:rFonts w:ascii="Times New Roman" w:hAnsi="Times New Roman" w:cs="Times New Roman"/>
          <w:vertAlign w:val="superscript"/>
        </w:rPr>
        <w:t>6</w:t>
      </w:r>
      <w:r w:rsidR="00737173">
        <w:rPr>
          <w:rFonts w:ascii="Times New Roman" w:hAnsi="Times New Roman" w:cs="Times New Roman"/>
        </w:rPr>
        <w:fldChar w:fldCharType="end"/>
      </w:r>
      <w:r w:rsidRPr="00B95986">
        <w:rPr>
          <w:rFonts w:ascii="Times New Roman" w:hAnsi="Times New Roman" w:cs="Times New Roman"/>
        </w:rPr>
        <w:t>.</w:t>
      </w:r>
    </w:p>
    <w:p w14:paraId="6C5E144A" w14:textId="2312F901" w:rsidR="006E7A55" w:rsidRPr="00B95986" w:rsidRDefault="006E7A55" w:rsidP="006E7A55">
      <w:pPr>
        <w:spacing w:line="480" w:lineRule="auto"/>
        <w:rPr>
          <w:rFonts w:ascii="Times New Roman" w:hAnsi="Times New Roman" w:cs="Times New Roman"/>
        </w:rPr>
      </w:pPr>
      <w:r w:rsidRPr="00B95986">
        <w:rPr>
          <w:rFonts w:ascii="Times New Roman" w:hAnsi="Times New Roman" w:cs="Times New Roman"/>
        </w:rPr>
        <w:tab/>
        <w:t xml:space="preserve">A proposed equation by </w:t>
      </w:r>
      <w:proofErr w:type="spellStart"/>
      <w:r w:rsidRPr="00B95986">
        <w:rPr>
          <w:rFonts w:ascii="Times New Roman" w:hAnsi="Times New Roman" w:cs="Times New Roman"/>
        </w:rPr>
        <w:t>Zelik</w:t>
      </w:r>
      <w:proofErr w:type="spellEnd"/>
      <w:r w:rsidRPr="00B95986">
        <w:rPr>
          <w:rFonts w:ascii="Times New Roman" w:hAnsi="Times New Roman" w:cs="Times New Roman"/>
        </w:rPr>
        <w:t xml:space="preserve"> and </w:t>
      </w:r>
      <w:proofErr w:type="spellStart"/>
      <w:r w:rsidRPr="00B95986">
        <w:rPr>
          <w:rFonts w:ascii="Times New Roman" w:hAnsi="Times New Roman" w:cs="Times New Roman"/>
        </w:rPr>
        <w:t>Adamczyk</w:t>
      </w:r>
      <w:proofErr w:type="spellEnd"/>
      <w:r w:rsidRPr="00B95986">
        <w:rPr>
          <w:rFonts w:ascii="Times New Roman" w:hAnsi="Times New Roman" w:cs="Times New Roman"/>
        </w:rPr>
        <w:t xml:space="preserve"> helps to relay this point</w:t>
      </w:r>
      <w:r w:rsidR="00737173">
        <w:rPr>
          <w:rFonts w:ascii="Times New Roman" w:hAnsi="Times New Roman" w:cs="Times New Roman"/>
        </w:rPr>
        <w:fldChar w:fldCharType="begin"/>
      </w:r>
      <w:r w:rsidR="00737173">
        <w:rPr>
          <w:rFonts w:ascii="Times New Roman" w:hAnsi="Times New Roman" w:cs="Times New Roman"/>
        </w:rPr>
        <w:instrText xml:space="preserve"> ADDIN ZOTERO_ITEM CSL_CITATION {"citationID":"cJhwXo84","properties":{"formattedCitation":"\\super 6\\nosupersub{}","plainCitation":"6","noteIndex":0},"citationItems":[{"id":52,"uris":["http://zotero.org/users/5502413/items/ACAWLM8Z"],"itemData":{"id":52,"type":"article-journal","abstract":"Muscle–tendon units about the ankle joint generate a burst of positive power during the step-to-step transition in human walking, termed ankle push-off, but there is no scientific consensus on its functional role. A central question embodied in the biomechanics literature is: does ankle push-off primarily contribute to leg swing, or to center of mass (COM) acceleration? This question has been debated in various forms for decades. However, it actually presents a false dichotomy, as these two possibilities are not mutually exclusive. If we ask either question independently, the answer is the same: yes! (1) Does ankle push-off primarily contribute to leg swing acceleration? Yes. (2) Does ankle push-off primarily contribute to COM acceleration? Yes. Here, we summarize the historical debate, then synthesize the seemingly polarized perspectives and demonstrate that both descriptions are valid. The principal means by which ankle push-off affects COM mechanics is by a localized action that increases the speed and kinetic energy of the trailing push-off limb. Because the limb is included in body COM computations, this localized segmental acceleration also accelerates the COM, and most of the segmental energy change also appears as COM energy change. Interpretation of ankle mechanics should abandon an either/or contrast of leg swing versus COM acceleration. Instead, ankle push-off should be interpreted in light of both mutually consistent effects. This unified perspective informs our fundamental understanding of the role of ankle push-off, and has important implications for the design of clinical interventions (e.g. prostheses, orthoses) intended to restore locomotor function to individuals with disabilities.","container-title":"The Journal of Experimental Biology","DOI":"10.1242/jeb.140376","ISSN":"0022-0949","issue":"23","note":"PMID: 27903626\nISBN: 0000000250542","page":"3676-3683","title":"A unified perspective on ankle push-off in human walking","volume":"219","author":[{"family":"Zelik","given":"Karl E."},{"family":"Adamczyk","given":"Peter G."}],"issued":{"date-parts":[["2016"]]},"citation-key":"zelikUnifiedPerspectiveAnkle2016"}}],"schema":"https://github.com/citation-style-language/schema/raw/master/csl-citation.json"} </w:instrText>
      </w:r>
      <w:r w:rsidR="00737173">
        <w:rPr>
          <w:rFonts w:ascii="Times New Roman" w:hAnsi="Times New Roman" w:cs="Times New Roman"/>
        </w:rPr>
        <w:fldChar w:fldCharType="separate"/>
      </w:r>
      <w:r w:rsidR="00737173" w:rsidRPr="00737173">
        <w:rPr>
          <w:rFonts w:ascii="Times New Roman" w:hAnsi="Times New Roman" w:cs="Times New Roman"/>
          <w:vertAlign w:val="superscript"/>
        </w:rPr>
        <w:t>6</w:t>
      </w:r>
      <w:r w:rsidR="00737173">
        <w:rPr>
          <w:rFonts w:ascii="Times New Roman" w:hAnsi="Times New Roman" w:cs="Times New Roman"/>
        </w:rPr>
        <w:fldChar w:fldCharType="end"/>
      </w:r>
      <w:r w:rsidR="00BC3F09" w:rsidRPr="00B95986">
        <w:rPr>
          <w:rFonts w:ascii="Times New Roman" w:hAnsi="Times New Roman" w:cs="Times New Roman"/>
        </w:rPr>
        <w:t xml:space="preserve">. In it, the body is divided into two segments: the </w:t>
      </w:r>
      <w:r w:rsidR="00BC3F09">
        <w:rPr>
          <w:rFonts w:ascii="Times New Roman" w:hAnsi="Times New Roman" w:cs="Times New Roman"/>
        </w:rPr>
        <w:t>trailing</w:t>
      </w:r>
      <w:r w:rsidR="00BC3F09" w:rsidRPr="00B95986">
        <w:rPr>
          <w:rFonts w:ascii="Times New Roman" w:hAnsi="Times New Roman" w:cs="Times New Roman"/>
        </w:rPr>
        <w:t xml:space="preserve"> limb (</w:t>
      </w:r>
      <w:proofErr w:type="gramStart"/>
      <w:r w:rsidR="00BC3F09" w:rsidRPr="00B95986">
        <w:rPr>
          <w:rFonts w:ascii="Times New Roman" w:hAnsi="Times New Roman" w:cs="Times New Roman"/>
        </w:rPr>
        <w:t xml:space="preserve">mass </w:t>
      </w:r>
      <w:proofErr w:type="gramEnd"/>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limb</m:t>
            </m:r>
          </m:sub>
        </m:sSub>
      </m:oMath>
      <w:r w:rsidR="00BC3F09" w:rsidRPr="00B95986">
        <w:rPr>
          <w:rFonts w:ascii="Times New Roman" w:hAnsi="Times New Roman" w:cs="Times New Roman"/>
        </w:rPr>
        <w:t>)</w:t>
      </w:r>
      <w:r w:rsidRPr="00B95986">
        <w:rPr>
          <w:rFonts w:ascii="Times New Roman" w:hAnsi="Times New Roman" w:cs="Times New Roman"/>
        </w:rPr>
        <w:t xml:space="preserve"> and the remainder of the body (mass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ROB</m:t>
            </m:r>
          </m:sub>
        </m:sSub>
      </m:oMath>
      <w:r w:rsidRPr="00B95986">
        <w:rPr>
          <w:rFonts w:ascii="Times New Roman" w:hAnsi="Times New Roman" w:cs="Times New Roman"/>
        </w:rPr>
        <w:t>). The position of the full body CoM (</w:t>
      </w:r>
      <w:proofErr w:type="gramStart"/>
      <w:r w:rsidRPr="00B95986">
        <w:rPr>
          <w:rFonts w:ascii="Times New Roman" w:hAnsi="Times New Roman" w:cs="Times New Roman"/>
        </w:rPr>
        <w:t xml:space="preserve">mass </w:t>
      </w:r>
      <w:proofErr w:type="gramEnd"/>
      <m:oMath>
        <m:r>
          <w:rPr>
            <w:rFonts w:ascii="Cambria Math" w:hAnsi="Cambria Math" w:cs="Times New Roman"/>
          </w:rPr>
          <m:t xml:space="preserve">M = </m:t>
        </m:r>
        <m:sSub>
          <m:sSubPr>
            <m:ctrlPr>
              <w:rPr>
                <w:rFonts w:ascii="Cambria Math" w:hAnsi="Cambria Math" w:cs="Times New Roman"/>
                <w:i/>
              </w:rPr>
            </m:ctrlPr>
          </m:sSubPr>
          <m:e>
            <m:r>
              <w:rPr>
                <w:rFonts w:ascii="Cambria Math" w:hAnsi="Cambria Math" w:cs="Times New Roman"/>
              </w:rPr>
              <m:t xml:space="preserve">m </m:t>
            </m:r>
          </m:e>
          <m:sub>
            <m:r>
              <w:rPr>
                <w:rFonts w:ascii="Cambria Math" w:hAnsi="Cambria Math" w:cs="Times New Roman"/>
              </w:rPr>
              <m:t>limb</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ROB</m:t>
            </m:r>
          </m:sub>
        </m:sSub>
      </m:oMath>
      <w:r w:rsidRPr="00B95986">
        <w:rPr>
          <w:rFonts w:ascii="Times New Roman" w:hAnsi="Times New Roman" w:cs="Times New Roman"/>
        </w:rPr>
        <w:t xml:space="preserve">, position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ROB</m:t>
            </m:r>
          </m:sub>
        </m:sSub>
      </m:oMath>
      <w:r w:rsidRPr="00B95986">
        <w:rPr>
          <w:rFonts w:ascii="Times New Roman" w:hAnsi="Times New Roman" w:cs="Times New Roman"/>
        </w:rPr>
        <w:t>) is defined by the position of the CoM of the two segment groups:</w:t>
      </w:r>
    </w:p>
    <w:p w14:paraId="703D5B4F" w14:textId="77777777" w:rsidR="006E7A55" w:rsidRPr="00B95986" w:rsidRDefault="00001780" w:rsidP="006E7A55">
      <w:pPr>
        <w:spacing w:line="480" w:lineRule="auto"/>
        <w:jc w:val="center"/>
        <w:rPr>
          <w:rFonts w:ascii="Times New Roman" w:hAnsi="Times New Roman" w:cs="Times New Roman"/>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CoM</m:t>
              </m:r>
            </m:sub>
          </m:sSub>
          <m:r>
            <w:rPr>
              <w:rFonts w:ascii="Cambria Math" w:hAnsi="Cambria Math" w:cs="Times New Roman"/>
            </w:rPr>
            <m:t xml:space="preserve">=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limb</m:t>
              </m:r>
            </m:sub>
          </m:sSub>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limb</m:t>
                      </m:r>
                    </m:sub>
                  </m:sSub>
                </m:num>
                <m:den>
                  <m:r>
                    <w:rPr>
                      <w:rFonts w:ascii="Cambria Math" w:hAnsi="Cambria Math" w:cs="Times New Roman"/>
                    </w:rPr>
                    <m:t>M</m:t>
                  </m:r>
                </m:den>
              </m:f>
            </m:e>
          </m:d>
          <m:r>
            <w:rPr>
              <w:rFonts w:ascii="Cambria Math" w:hAnsi="Cambria Math" w:cs="Times New Roman"/>
            </w:rPr>
            <m:t xml:space="preserve">+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ROB</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ROB</m:t>
                  </m:r>
                </m:sub>
              </m:sSub>
            </m:num>
            <m:den>
              <m:r>
                <w:rPr>
                  <w:rFonts w:ascii="Cambria Math" w:hAnsi="Cambria Math" w:cs="Times New Roman"/>
                </w:rPr>
                <m:t>M</m:t>
              </m:r>
            </m:den>
          </m:f>
          <m:r>
            <w:rPr>
              <w:rFonts w:ascii="Cambria Math" w:hAnsi="Cambria Math" w:cs="Times New Roman"/>
            </w:rPr>
            <m:t>)</m:t>
          </m:r>
        </m:oMath>
      </m:oMathPara>
    </w:p>
    <w:p w14:paraId="7CE4CC6C" w14:textId="77777777" w:rsidR="006E7A55" w:rsidRPr="00B95986" w:rsidRDefault="006E7A55" w:rsidP="006E7A55">
      <w:pPr>
        <w:spacing w:line="480" w:lineRule="auto"/>
        <w:rPr>
          <w:rFonts w:ascii="Times New Roman" w:hAnsi="Times New Roman" w:cs="Times New Roman"/>
        </w:rPr>
      </w:pPr>
      <w:r w:rsidRPr="00B95986">
        <w:rPr>
          <w:rFonts w:ascii="Times New Roman" w:hAnsi="Times New Roman" w:cs="Times New Roman"/>
        </w:rPr>
        <w:t xml:space="preserve">Taking consecutive time derivatives of </w:t>
      </w:r>
      <w:proofErr w:type="spellStart"/>
      <w:r w:rsidRPr="00B95986">
        <w:rPr>
          <w:rFonts w:ascii="Times New Roman" w:hAnsi="Times New Roman" w:cs="Times New Roman"/>
        </w:rPr>
        <w:t>CoM</w:t>
      </w:r>
      <w:proofErr w:type="spellEnd"/>
      <w:r w:rsidRPr="00B95986">
        <w:rPr>
          <w:rFonts w:ascii="Times New Roman" w:hAnsi="Times New Roman" w:cs="Times New Roman"/>
        </w:rPr>
        <w:t xml:space="preserve"> position produces </w:t>
      </w:r>
      <w:proofErr w:type="spellStart"/>
      <w:r w:rsidRPr="00B95986">
        <w:rPr>
          <w:rFonts w:ascii="Times New Roman" w:hAnsi="Times New Roman" w:cs="Times New Roman"/>
        </w:rPr>
        <w:t>CoM</w:t>
      </w:r>
      <w:proofErr w:type="spellEnd"/>
      <w:r w:rsidRPr="00B95986">
        <w:rPr>
          <w:rFonts w:ascii="Times New Roman" w:hAnsi="Times New Roman" w:cs="Times New Roman"/>
        </w:rPr>
        <w:t xml:space="preserve"> acceleration:</w:t>
      </w:r>
    </w:p>
    <w:p w14:paraId="70834CA2" w14:textId="77777777" w:rsidR="006E7A55" w:rsidRPr="00B95986" w:rsidRDefault="00001780" w:rsidP="006E7A55">
      <w:pPr>
        <w:spacing w:line="480" w:lineRule="auto"/>
        <w:jc w:val="center"/>
        <w:rPr>
          <w:rFonts w:ascii="Times New Roman" w:hAnsi="Times New Roman" w:cs="Times New Roman"/>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CoM</m:t>
              </m:r>
            </m:sub>
          </m:sSub>
          <m:r>
            <w:rPr>
              <w:rFonts w:ascii="Cambria Math" w:hAnsi="Cambria Math" w:cs="Times New Roman"/>
            </w:rPr>
            <m:t xml:space="preserve">=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limb</m:t>
              </m:r>
            </m:sub>
          </m:sSub>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limb</m:t>
                      </m:r>
                    </m:sub>
                  </m:sSub>
                </m:num>
                <m:den>
                  <m:r>
                    <w:rPr>
                      <w:rFonts w:ascii="Cambria Math" w:hAnsi="Cambria Math" w:cs="Times New Roman"/>
                    </w:rPr>
                    <m:t>M</m:t>
                  </m:r>
                </m:den>
              </m:f>
            </m:e>
          </m:d>
          <m:r>
            <w:rPr>
              <w:rFonts w:ascii="Cambria Math" w:hAnsi="Cambria Math" w:cs="Times New Roman"/>
            </w:rPr>
            <m:t xml:space="preserve">+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ROB</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ROB</m:t>
                  </m:r>
                </m:sub>
              </m:sSub>
            </m:num>
            <m:den>
              <m:r>
                <w:rPr>
                  <w:rFonts w:ascii="Cambria Math" w:hAnsi="Cambria Math" w:cs="Times New Roman"/>
                </w:rPr>
                <m:t>M</m:t>
              </m:r>
            </m:den>
          </m:f>
          <m:r>
            <w:rPr>
              <w:rFonts w:ascii="Cambria Math" w:hAnsi="Cambria Math" w:cs="Times New Roman"/>
            </w:rPr>
            <m:t>)</m:t>
          </m:r>
        </m:oMath>
      </m:oMathPara>
    </w:p>
    <w:p w14:paraId="781FD75D" w14:textId="77777777" w:rsidR="006E7A55" w:rsidRPr="00B95986" w:rsidRDefault="006E7A55" w:rsidP="006E7A55">
      <w:pPr>
        <w:spacing w:line="480" w:lineRule="auto"/>
        <w:rPr>
          <w:rFonts w:ascii="Times New Roman" w:hAnsi="Times New Roman" w:cs="Times New Roman"/>
        </w:rPr>
      </w:pPr>
      <w:r w:rsidRPr="00B95986">
        <w:rPr>
          <w:rFonts w:ascii="Times New Roman" w:hAnsi="Times New Roman" w:cs="Times New Roman"/>
        </w:rPr>
        <w:tab/>
        <w:t xml:space="preserve">As shown, the acceleration of the </w:t>
      </w:r>
      <w:proofErr w:type="spellStart"/>
      <w:r w:rsidRPr="00B95986">
        <w:rPr>
          <w:rFonts w:ascii="Times New Roman" w:hAnsi="Times New Roman" w:cs="Times New Roman"/>
        </w:rPr>
        <w:t>CoM</w:t>
      </w:r>
      <w:proofErr w:type="spellEnd"/>
      <w:r w:rsidRPr="00B95986">
        <w:rPr>
          <w:rFonts w:ascii="Times New Roman" w:hAnsi="Times New Roman" w:cs="Times New Roman"/>
        </w:rPr>
        <w:t xml:space="preserve">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CoM</m:t>
            </m:r>
          </m:sub>
        </m:sSub>
        <m:r>
          <w:rPr>
            <w:rFonts w:ascii="Cambria Math" w:hAnsi="Cambria Math" w:cs="Times New Roman"/>
          </w:rPr>
          <m:t>)</m:t>
        </m:r>
      </m:oMath>
      <w:r w:rsidRPr="00B95986">
        <w:rPr>
          <w:rFonts w:ascii="Times New Roman" w:hAnsi="Times New Roman" w:cs="Times New Roman"/>
        </w:rPr>
        <w:t xml:space="preserve"> is affected by both the accel</w:t>
      </w:r>
      <w:proofErr w:type="spellStart"/>
      <w:r w:rsidRPr="00B95986">
        <w:rPr>
          <w:rFonts w:ascii="Times New Roman" w:hAnsi="Times New Roman" w:cs="Times New Roman"/>
        </w:rPr>
        <w:t>erations</w:t>
      </w:r>
      <w:proofErr w:type="spellEnd"/>
      <w:r w:rsidRPr="00B95986">
        <w:rPr>
          <w:rFonts w:ascii="Times New Roman" w:hAnsi="Times New Roman" w:cs="Times New Roman"/>
        </w:rPr>
        <w:t xml:space="preserve"> of the trailing limb and the remainder of the body, in relation to their contribution to the total body mass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limb</m:t>
            </m:r>
          </m:sub>
        </m:sSub>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limb</m:t>
                    </m:r>
                  </m:sub>
                </m:sSub>
              </m:num>
              <m:den>
                <m:r>
                  <w:rPr>
                    <w:rFonts w:ascii="Cambria Math" w:hAnsi="Cambria Math" w:cs="Times New Roman"/>
                  </w:rPr>
                  <m:t>M</m:t>
                </m:r>
              </m:den>
            </m:f>
          </m:e>
        </m:d>
        <m:r>
          <w:rPr>
            <w:rFonts w:ascii="Cambria Math" w:hAnsi="Cambria Math" w:cs="Times New Roman"/>
          </w:rPr>
          <m:t xml:space="preserve">+ </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ROB</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ROB</m:t>
                </m:r>
              </m:sub>
            </m:sSub>
          </m:num>
          <m:den>
            <m:r>
              <w:rPr>
                <w:rFonts w:ascii="Cambria Math" w:hAnsi="Cambria Math" w:cs="Times New Roman"/>
              </w:rPr>
              <m:t>M</m:t>
            </m:r>
          </m:den>
        </m:f>
        <m:r>
          <w:rPr>
            <w:rFonts w:ascii="Cambria Math" w:hAnsi="Cambria Math" w:cs="Times New Roman"/>
          </w:rPr>
          <m:t>)</m:t>
        </m:r>
      </m:oMath>
      <w:r w:rsidRPr="00B95986">
        <w:rPr>
          <w:rFonts w:ascii="Times New Roman" w:hAnsi="Times New Roman" w:cs="Times New Roman"/>
        </w:rPr>
        <w:t xml:space="preserve">). The remainder of the body would be the primary contributor to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CoM</m:t>
            </m:r>
          </m:sub>
        </m:sSub>
      </m:oMath>
      <w:r w:rsidRPr="00B95986">
        <w:rPr>
          <w:rFonts w:ascii="Times New Roman" w:hAnsi="Times New Roman" w:cs="Times New Roman"/>
        </w:rPr>
        <w:t xml:space="preserve"> as it represents a much larger portion of the total body mass – unless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limb</m:t>
            </m:r>
          </m:sub>
        </m:sSub>
      </m:oMath>
      <w:r w:rsidRPr="00B95986">
        <w:rPr>
          <w:rFonts w:ascii="Times New Roman" w:hAnsi="Times New Roman" w:cs="Times New Roman"/>
        </w:rPr>
        <w:t xml:space="preserve"> is sufficiently large when compared </w:t>
      </w:r>
      <w:proofErr w:type="gramStart"/>
      <w:r w:rsidRPr="00B95986">
        <w:rPr>
          <w:rFonts w:ascii="Times New Roman" w:hAnsi="Times New Roman" w:cs="Times New Roman"/>
        </w:rPr>
        <w:t xml:space="preserve">to </w:t>
      </w:r>
      <w:proofErr w:type="gramEnd"/>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ROB</m:t>
            </m:r>
          </m:sub>
        </m:sSub>
      </m:oMath>
      <w:r w:rsidRPr="00B95986">
        <w:rPr>
          <w:rFonts w:ascii="Times New Roman" w:hAnsi="Times New Roman" w:cs="Times New Roman"/>
        </w:rPr>
        <w:t xml:space="preserve">. This just so happens to be true in the case of human walking, where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limb</m:t>
            </m:r>
          </m:sub>
        </m:sSub>
      </m:oMath>
      <w:r w:rsidRPr="00B95986">
        <w:rPr>
          <w:rFonts w:ascii="Times New Roman" w:hAnsi="Times New Roman" w:cs="Times New Roman"/>
        </w:rPr>
        <w:t xml:space="preserve"> is large and directed forward, and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a</m:t>
                </m:r>
              </m:e>
            </m:acc>
          </m:e>
          <m:sub>
            <m:r>
              <w:rPr>
                <w:rFonts w:ascii="Cambria Math" w:hAnsi="Cambria Math" w:cs="Times New Roman"/>
              </w:rPr>
              <m:t>ROB</m:t>
            </m:r>
          </m:sub>
        </m:sSub>
      </m:oMath>
      <w:r w:rsidRPr="00B95986">
        <w:rPr>
          <w:rFonts w:ascii="Times New Roman" w:hAnsi="Times New Roman" w:cs="Times New Roman"/>
        </w:rPr>
        <w:t xml:space="preserve"> is small and works in the opposite direction</w:t>
      </w:r>
      <w:r w:rsidRPr="00B95986">
        <w:rPr>
          <w:rFonts w:ascii="Times New Roman" w:hAnsi="Times New Roman" w:cs="Times New Roman"/>
        </w:rPr>
        <w:fldChar w:fldCharType="begin"/>
      </w:r>
      <w:r w:rsidR="009C5B5C">
        <w:rPr>
          <w:rFonts w:ascii="Times New Roman" w:hAnsi="Times New Roman" w:cs="Times New Roman"/>
        </w:rPr>
        <w:instrText xml:space="preserve"> ADDIN ZOTERO_ITEM CSL_CITATION {"citationID":"7Gl74VwV","properties":{"formattedCitation":"\\super 17\\nosupersub{}","plainCitation":"17","noteIndex":0},"citationItems":[{"id":1993,"uris":["http://zotero.org/users/5502413/items/L7KSL8NX"],"itemData":{"id":1993,"type":"article-journal","abstract":"Rapid unloading and a peak in power output of the ankle joint have been widely observed during push-off in human walking. Modelbased studies hypothesize that this push-off causes redirection of the body center of mass just before touch-down of the leading leg. Other research suggests that work done by the ankle extensors provides kinetic energy for the initiation of swing. Also, muscle work is suggested to power a catapult-like action in late stance of human walking. However, there is a lack of knowledge about the biomechanical process leading to this widely observed high power output of the ankle extensors. In our study, we use kinematic and dynamic data of human walking collected at speeds between 0.5 and 2.5 m s−1 for a comprehensive analysis of push-off mechanics. We identify two distinct phases, which divide the push-off: first, starting with positive ankle power output, an alleviation phase, where the trailing leg is alleviated from supporting the body mass, and second, a launching phase, where stored energy in the ankle joint is released. Our results show a release of just a small part of the energy stored in the ankle joint during the alleviation phase. A larger impulse for the trailing leg than for the remaining body is observed during the launching phase. Here, the buckling knee joint inhibits transfer of power from the ankle to the remaining body. It appears that swing initiation profits from an impulsive ankle push-off resulting from a catapult without escapement.","container-title":"Journal of Experimental Biology","DOI":"10.1242/jeb.107391","ISSN":"0022-0949, 1477-9145","issue":"10","journalAbbreviation":"Journal of Experimental Biology","language":"en","page":"1831-1831","source":"DOI.org (Crossref)","title":"Impulsive ankle push-off powers leg swing in human walking","volume":"217","author":[{"family":"Lipfert","given":"S."},{"family":"Gunther","given":"M."},{"family":"Renjewski","given":"D."},{"family":"Seyfarth","given":"A."}],"issued":{"date-parts":[["2014",5,15]]},"citation-key":"lipfertImpulsiveAnklePushoff2014"}}],"schema":"https://github.com/citation-style-language/schema/raw/master/csl-citation.json"} </w:instrText>
      </w:r>
      <w:r w:rsidRPr="00B95986">
        <w:rPr>
          <w:rFonts w:ascii="Times New Roman" w:hAnsi="Times New Roman" w:cs="Times New Roman"/>
        </w:rPr>
        <w:fldChar w:fldCharType="separate"/>
      </w:r>
      <w:r w:rsidR="009C5B5C" w:rsidRPr="009C5B5C">
        <w:rPr>
          <w:rFonts w:ascii="Times New Roman" w:hAnsi="Times New Roman" w:cs="Times New Roman"/>
          <w:vertAlign w:val="superscript"/>
        </w:rPr>
        <w:t>17</w:t>
      </w:r>
      <w:r w:rsidRPr="00B95986">
        <w:rPr>
          <w:rFonts w:ascii="Times New Roman" w:hAnsi="Times New Roman" w:cs="Times New Roman"/>
        </w:rPr>
        <w:fldChar w:fldCharType="end"/>
      </w:r>
      <w:r w:rsidRPr="00B95986">
        <w:rPr>
          <w:rFonts w:ascii="Times New Roman" w:hAnsi="Times New Roman" w:cs="Times New Roman"/>
        </w:rPr>
        <w:t xml:space="preserve">. </w:t>
      </w:r>
      <w:r w:rsidR="00BC3F09" w:rsidRPr="00B95986">
        <w:rPr>
          <w:rFonts w:ascii="Times New Roman" w:hAnsi="Times New Roman" w:cs="Times New Roman"/>
        </w:rPr>
        <w:t xml:space="preserve">This shows that, with a large change in velocity, the trailing limb is a vital contributor to whole body energy change; this allows </w:t>
      </w:r>
      <w:commentRangeStart w:id="0"/>
      <w:commentRangeStart w:id="1"/>
      <w:commentRangeStart w:id="2"/>
      <w:commentRangeStart w:id="3"/>
      <w:r w:rsidR="00BC3F09" w:rsidRPr="00B95986">
        <w:rPr>
          <w:rFonts w:ascii="Times New Roman" w:hAnsi="Times New Roman" w:cs="Times New Roman"/>
        </w:rPr>
        <w:t xml:space="preserve">propulsion </w:t>
      </w:r>
      <w:commentRangeEnd w:id="0"/>
      <w:r w:rsidR="00BC3F09">
        <w:rPr>
          <w:rStyle w:val="CommentReference"/>
        </w:rPr>
        <w:commentReference w:id="0"/>
      </w:r>
      <w:commentRangeEnd w:id="1"/>
      <w:r w:rsidR="00BC3F09">
        <w:rPr>
          <w:rStyle w:val="CommentReference"/>
        </w:rPr>
        <w:commentReference w:id="1"/>
      </w:r>
      <w:commentRangeEnd w:id="2"/>
      <w:r w:rsidR="00836A5A">
        <w:rPr>
          <w:rStyle w:val="CommentReference"/>
        </w:rPr>
        <w:commentReference w:id="2"/>
      </w:r>
      <w:commentRangeEnd w:id="3"/>
      <w:r w:rsidR="001A7A22">
        <w:rPr>
          <w:rStyle w:val="CommentReference"/>
        </w:rPr>
        <w:commentReference w:id="3"/>
      </w:r>
      <w:r w:rsidRPr="00B95986">
        <w:rPr>
          <w:rFonts w:ascii="Times New Roman" w:hAnsi="Times New Roman" w:cs="Times New Roman"/>
        </w:rPr>
        <w:t>to be a major fact</w:t>
      </w:r>
      <w:r>
        <w:rPr>
          <w:rFonts w:ascii="Times New Roman" w:hAnsi="Times New Roman" w:cs="Times New Roman"/>
        </w:rPr>
        <w:t>or in the flow of the gait cycle</w:t>
      </w:r>
      <w:r w:rsidR="009C5B5C">
        <w:rPr>
          <w:rFonts w:ascii="Times New Roman" w:hAnsi="Times New Roman" w:cs="Times New Roman"/>
        </w:rPr>
        <w:fldChar w:fldCharType="begin"/>
      </w:r>
      <w:r w:rsidR="009C5B5C">
        <w:rPr>
          <w:rFonts w:ascii="Times New Roman" w:hAnsi="Times New Roman" w:cs="Times New Roman"/>
        </w:rPr>
        <w:instrText xml:space="preserve"> ADDIN ZOTERO_ITEM CSL_CITATION {"citationID":"lKbWg8Bw","properties":{"formattedCitation":"\\super 5,18\\nosupersub{}","plainCitation":"5,18","noteIndex":0},"citationItems":[{"id":307,"uris":["http://zotero.org/users/5502413/items/U3PEIKFF"],"itemData":{"id":307,"type":"chapter","abstract":"A healthy gait pattern depends on an array of biomechanical features, orchestrated by the central nervous system for economy and stability. Injuries and other pathologies can alter these features and result in substantial gait deficits, often with detrimental consequences for energy expenditure and balance. An understanding of the role of biomechanics in the generation of healthy gait, therefore, can provide insight into these deficits. This article examines the basic principles of gait from the standpoint of dynamic walking, an approach that combines an inverted pendulum model of the stance leg with a pendulum model of the swing leg and its impact with the ground. The heel-strike at the end of each step has dynamic effects that can contribute to a periodic gait and its passive stability. Biomechanics, therefore, can account for much of the gait pattern, with additional motor inputs that are important for improving economy and stability. The dynamic walking approach can predict the consequences of disruptions to normal biomechanics, and the associated observations can help explain some aspects of impaired gait. This article reviews the basic principles of dynamic walking and the associated experimental evidence for healthy gait and then considers how the principles may be applied to clinical gait pathologies","container-title":"Physical Therapy","ISBN":"1538-6724 (Electronic)\\n0031-9023 (Linking)","note":"PMID: 20023002\nDOI: 10.2522/ptj.20090125\nissue: 2\nISSN: 1538-6724","page":"157-174","publisher":"Oxford University Press","title":"Dynamic Principles of Gait and Their Clinical Implications","volume":"90","author":[{"family":"Kuo","given":"Arthur D"},{"family":"Donelan","given":"J Maxwell"}],"issued":{"date-parts":[["2010"]]},"citation-key":"kuoDynamicPrinciplesGait2010"}},{"id":1400,"uris":["http://zotero.org/users/5502413/items/HQ24AQZX"],"itemData":{"id":1400,"type":"article-journal","container-title":"Royal Society Open Science","DOI":"10.1098/rsos.171673","ISSN":"2054-5703, 2054-5703","issue":"11","language":"en","note":"Citation Key: browneDoesDynamicStability2017","page":"171673","source":"Crossref","title":"Does dynamic stability govern propulsive force generation in human walking?","volume":"4","author":[{"family":"Browne","given":"Michael G."},{"family":"Franz","given":"Jason R."}],"issued":{"date-parts":[["2017",11]]},"citation-key":"browneDoesDynamicStability2017"}}],"schema":"https://github.com/citation-style-language/schema/raw/master/csl-citation.json"} </w:instrText>
      </w:r>
      <w:r w:rsidR="009C5B5C">
        <w:rPr>
          <w:rFonts w:ascii="Times New Roman" w:hAnsi="Times New Roman" w:cs="Times New Roman"/>
        </w:rPr>
        <w:fldChar w:fldCharType="separate"/>
      </w:r>
      <w:r w:rsidR="009C5B5C" w:rsidRPr="009C5B5C">
        <w:rPr>
          <w:rFonts w:ascii="Times New Roman" w:hAnsi="Times New Roman" w:cs="Times New Roman"/>
          <w:vertAlign w:val="superscript"/>
        </w:rPr>
        <w:t>5,18</w:t>
      </w:r>
      <w:r w:rsidR="009C5B5C">
        <w:rPr>
          <w:rFonts w:ascii="Times New Roman" w:hAnsi="Times New Roman" w:cs="Times New Roman"/>
        </w:rPr>
        <w:fldChar w:fldCharType="end"/>
      </w:r>
      <w:r w:rsidRPr="00B95986">
        <w:rPr>
          <w:rFonts w:ascii="Times New Roman" w:hAnsi="Times New Roman" w:cs="Times New Roman"/>
        </w:rPr>
        <w:t>.</w:t>
      </w:r>
    </w:p>
    <w:p w14:paraId="7895F601" w14:textId="46798229" w:rsidR="006E7A55" w:rsidRPr="00B95986" w:rsidRDefault="006E7A55" w:rsidP="006E7A55">
      <w:pPr>
        <w:spacing w:line="480" w:lineRule="auto"/>
        <w:rPr>
          <w:rFonts w:ascii="Times New Roman" w:hAnsi="Times New Roman" w:cs="Times New Roman"/>
        </w:rPr>
      </w:pPr>
      <w:r w:rsidRPr="00B95986">
        <w:rPr>
          <w:rFonts w:ascii="Times New Roman" w:hAnsi="Times New Roman" w:cs="Times New Roman"/>
        </w:rPr>
        <w:tab/>
        <w:t xml:space="preserve">But what is a major factor can also be a hindrance. Inadequate propulsion from impaired control of paretic muscles such as the PFs can lead to inefficient step-to-step transitions. This is commonly seen in populations with </w:t>
      </w:r>
      <w:proofErr w:type="spellStart"/>
      <w:r w:rsidRPr="00B95986">
        <w:rPr>
          <w:rFonts w:ascii="Times New Roman" w:hAnsi="Times New Roman" w:cs="Times New Roman"/>
        </w:rPr>
        <w:t>neuromotor</w:t>
      </w:r>
      <w:proofErr w:type="spellEnd"/>
      <w:r w:rsidRPr="00B95986">
        <w:rPr>
          <w:rFonts w:ascii="Times New Roman" w:hAnsi="Times New Roman" w:cs="Times New Roman"/>
        </w:rPr>
        <w:t xml:space="preserve"> walking deficits, such as stroke. Stroke is a leading cause of disability that results in </w:t>
      </w:r>
      <w:proofErr w:type="spellStart"/>
      <w:r w:rsidRPr="00B95986">
        <w:rPr>
          <w:rFonts w:ascii="Times New Roman" w:hAnsi="Times New Roman" w:cs="Times New Roman"/>
        </w:rPr>
        <w:t>neuromotor</w:t>
      </w:r>
      <w:proofErr w:type="spellEnd"/>
      <w:r w:rsidRPr="00B95986">
        <w:rPr>
          <w:rFonts w:ascii="Times New Roman" w:hAnsi="Times New Roman" w:cs="Times New Roman"/>
        </w:rPr>
        <w:t xml:space="preserve"> impairments of walking and is one of the leading causes of long-term disability in the United States. It is estimated that 7 million Americans have had a stroke, with about 795,000 new or recurrent occurrences each year; it is projected that an additional 3.4 million people will have a stroke by 2030</w:t>
      </w:r>
      <w:r w:rsidR="009C5B5C">
        <w:rPr>
          <w:rFonts w:ascii="Times New Roman" w:hAnsi="Times New Roman" w:cs="Times New Roman"/>
        </w:rPr>
        <w:fldChar w:fldCharType="begin"/>
      </w:r>
      <w:r w:rsidR="00300CE3">
        <w:rPr>
          <w:rFonts w:ascii="Times New Roman" w:hAnsi="Times New Roman" w:cs="Times New Roman"/>
        </w:rPr>
        <w:instrText xml:space="preserve"> ADDIN ZOTERO_ITEM CSL_CITATION {"citationID":"Gs5PY6RK","properties":{"formattedCitation":"\\super 19\\nosupersub{}","plainCitation":"19","noteIndex":0},"citationItems":[{"id":1978,"uris":["http://zotero.org/users/5502413/items/2HETKJ2B"],"itemData":{"id":1978,"type":"report","page":"CIR. 0000000000000757","publisher":"American Heart Association","title":"Heart Disease and Stroke Statistics—2020 Update: A Report From the American Heart Association","author":[{"family":"Virani","given":"Salim S."},{"family":"Alonso","given":"Alvaro"},{"family":"Benjamin","given":"Emelia J."},{"family":"Bittencourt","given":"Marcio S."},{"family":"Callaway","given":"Clifton W."},{"family":"Carson","given":"April P."},{"family":"Chamberlain","given":"Alanna M."},{"family":"Chang","given":"Alexander R."},{"family":"Cheng","given":"Susan"},{"family":"Delling","given":"Francesca N."}],"issued":{"date-parts":[["2020"]]},"citation-key":"viraniHeartDiseaseStroke2020"}}],"schema":"https://github.com/citation-style-language/schema/raw/master/csl-citation.json"} </w:instrText>
      </w:r>
      <w:r w:rsidR="009C5B5C">
        <w:rPr>
          <w:rFonts w:ascii="Times New Roman" w:hAnsi="Times New Roman" w:cs="Times New Roman"/>
        </w:rPr>
        <w:fldChar w:fldCharType="separate"/>
      </w:r>
      <w:r w:rsidR="00300CE3" w:rsidRPr="00300CE3">
        <w:rPr>
          <w:rFonts w:ascii="Times New Roman" w:hAnsi="Times New Roman" w:cs="Times New Roman"/>
          <w:vertAlign w:val="superscript"/>
        </w:rPr>
        <w:t>19</w:t>
      </w:r>
      <w:r w:rsidR="009C5B5C">
        <w:rPr>
          <w:rFonts w:ascii="Times New Roman" w:hAnsi="Times New Roman" w:cs="Times New Roman"/>
        </w:rPr>
        <w:fldChar w:fldCharType="end"/>
      </w:r>
      <w:r w:rsidRPr="00B95986">
        <w:rPr>
          <w:rFonts w:ascii="Times New Roman" w:hAnsi="Times New Roman" w:cs="Times New Roman"/>
        </w:rPr>
        <w:t xml:space="preserve">. A majority of </w:t>
      </w:r>
      <w:proofErr w:type="spellStart"/>
      <w:r w:rsidRPr="00B95986">
        <w:rPr>
          <w:rFonts w:ascii="Times New Roman" w:hAnsi="Times New Roman" w:cs="Times New Roman"/>
        </w:rPr>
        <w:t>poststroke</w:t>
      </w:r>
      <w:proofErr w:type="spellEnd"/>
      <w:r w:rsidRPr="00B95986">
        <w:rPr>
          <w:rFonts w:ascii="Times New Roman" w:hAnsi="Times New Roman" w:cs="Times New Roman"/>
        </w:rPr>
        <w:t xml:space="preserve"> individuals have a walking gait that is labor intensive and inefficient, walk at speeds that are not safe for walking in the community, and have much reduced physical activity; this leads to severe effects on their physical health and quality of life</w:t>
      </w:r>
      <w:r w:rsidR="00300CE3">
        <w:rPr>
          <w:rFonts w:ascii="Times New Roman" w:hAnsi="Times New Roman" w:cs="Times New Roman"/>
        </w:rPr>
        <w:fldChar w:fldCharType="begin"/>
      </w:r>
      <w:r w:rsidR="00AD6067">
        <w:rPr>
          <w:rFonts w:ascii="Times New Roman" w:hAnsi="Times New Roman" w:cs="Times New Roman"/>
        </w:rPr>
        <w:instrText xml:space="preserve"> ADDIN ZOTERO_ITEM CSL_CITATION {"citationID":"qplk4l4c","properties":{"formattedCitation":"\\super 20\\uc0\\u8211{}26\\nosupersub{}","plainCitation":"20–26","noteIndex":0},"citationItems":[{"id":297,"uris":["http://zotero.org/users/5502413/items/DX8KJEWX"],"itemData":{"id":297,"type":"article-journal","abstract":"Objective: The aim of the study was to evaluate the effects on common poststroke gait compensations of a soft wearable robot (exosuit) designed to assist the paretic limb during hemiparetic walking. Design: A single-session study of eight individuals in the chronic phase of stroke recovery was conducted. Two testing conditions were compared: walking with the exosuit powered versus walking with the exosuit unpowered. Each condition was 8 minutes in duration. Results: Compared with walking with the exosuit unpowered, walking with the exosuit powered resulted in reductions in hip hiking (27 [6%], P = 0.004) and circumduction (20 [5%], P = 0.004). A relationship between changes in knee flexion and changes in hip hiking was observed (Pearson r = -0.913, P &lt; 0.001). Similarly, multivariate regression revealed that changes in knee flexion ([beta] = -0.912, P = 0.007), but not ankle dorsiflexion ([beta] = -0.194, P = 0.341), independently predicted changes in hip hiking (R2 = 0.87, F(2, 4) = 13.48, P = 0.017). Conclusions: Exosuit assistance of the paretic limb during walking produces immediate changes in the kinematic strategy used to advance the paretic limb. Future work is necessary to determine how exosuit-induced reductions in paretic hip hiking and circumduction during gait training could be leveraged to facilitate more normal walking behavior during unassisted walking. Copyright (C) 2017 Wolters Kluwer Health, Inc. All rights reserved.","container-title":"American Journal of Physical Medicine &amp; Rehabilitation","DOI":"10.1097/PHM.0000000000000800","ISSN":"15377385","issue":"10","note":"PMID: 28777105\nISBN: 0000000000000","page":"S157-S164","title":"Reducing Circumduction and Hip Hiking During Hemiparetic Walking Through Targeted Assistance of the Paretic Limb Using a Soft Robotic Exosuit","volume":"96","author":[{"family":"Awad","given":"Louis N."},{"family":"Bae","given":"Jaehyun"},{"family":"Kudzia","given":"Pawel"},{"family":"Long","given":"Andrew"},{"family":"Hendron","given":"Kathryn"},{"family":"Holt","given":"Kenneth G."},{"family":"OʼDonnell","given":"Kathleen"},{"family":"Ellis","given":"Terry D."},{"family":"Walsh","given":"Conor J."}],"issued":{"date-parts":[["2017"]]},"citation-key":"awadReducingCircumductionHip2017"}},{"id":586,"uris":["http://zotero.org/users/5502413/items/9LPS5RBF"],"itemData":{"id":586,"type":"article-journal","abstract":"BACKGROUND: Locomotor training, including the use of body-weight support in treadmill stepping, is a physical therapy intervention used to improve recovery of the ability to walk after stroke. The effectiveness and appropriate timing of this intervention have not been established.\\n\\nMETHODS: We stratified 408 participants who had had a stroke 2 months earlier according to the extent of walking impairment--moderate (able to walk 0.4 to &lt;0.8 m per second) or severe (able to walk &lt;0.4 m per second)--and randomly assigned them to one of three training groups. One group received training on a treadmill with the use of body-weight support 2 months after the stroke had occurred (early locomotor training), the second group received this training 6 months after the stroke had occurred (late locomotor training), and the third group participated in an exercise program at home managed by a physical therapist 2 months after the stroke (home-exercise program). Each intervention included 36 sessions of 90 minutes each for 12 to 16 weeks. The primary outcome was the proportion of participants in each group who had an improvement in functional walking ability 1 year after the stroke.\\n\\nRESULTS: At 1 year, 52.0% of all participants had increased functional walking ability. No significant differences in improvement were found between early locomotor training and home exercise (adjusted odds ratio for the primary outcome, 0.83; 95% confidence interval [CI], 0.50 to 1.39) or between late locomotor training and home exercise (adjusted odds ratio, 1.19; 95% CI, 0.72 to 1.99). All groups had similar improvements in walking speed, motor recovery, balance, functional status, and quality of life. Neither the delay in initiating the late locomotor training nor the severity of the initial impairment affected the outcome at 1 year. Ten related serious adverse events were reported (occurring in 2.2% of participants undergoing early locomotor training, 3.5% of those undergoing late locomotor training, and 1.6% of those engaging in home exercise). As compared with the home-exercise group, each of the groups receiving locomotor training had a higher frequency of dizziness or faintness during treatment (P=0.008). Among patients with severe walking impairment, multiple falls were more common in the group receiving early locomotor training than in the other two groups (P=0.02).\\n\\nCONCLUSIONS: Locomotor training, including the use of body-weight support in stepping on a treadmill, was not shown to be superior to progressive exercise at home managed by a physical therapist. (Funded by the National Institute of Neurological Disorders and Stroke and the National Center for Medical Rehabilitation Research; LEAPS ClinicalTrials.gov number, NCT00243919.).","container-title":"New England Journal of Medicine","DOI":"10.1056/NEJMoa1010790","ISSN":"0028-4793","issue":"21","note":"PMID: 21612471\nISBN: 1533-4406 (Electronic)\\n0028-4793 (Linking)","page":"2026-2036","title":"Body-Weight–Supported Treadmill Rehabilitation after Stroke","volume":"364","author":[{"family":"Duncan","given":"Pamela W."},{"family":"Sullivan","given":"Katherine J."},{"family":"Behrman","given":"Andrea L."},{"family":"Azen","given":"Stanley P."},{"family":"Wu","given":"Samuel S."},{"family":"Nadeau","given":"Stephen E."},{"family":"Dobkin","given":"Bruce H."},{"family":"Rose","given":"Dorian K."},{"family":"Tilson","given":"Julie K."},{"family":"Cen","given":"Steven"},{"family":"Hayden","given":"Sarah K."}],"issued":{"date-parts":[["2011"]]},"citation-key":"duncanBodyWeightSupportedTreadmill2011"}},{"id":1999,"uris":["http://zotero.org/users/5502413/items/HX6MRZMC"],"itemData":{"id":1999,"type":"article-journal","abstract":"Background. Regular physical activity is vital for cardiovascular health. Time spent in sedentary behaviors (eg, sitting, lying down) also is an independent risk factor for cardiovascular disease. The pattern in which sedentary time is accumulated is important—with prolonged periods of sitting time being particularly deleterious. People with stroke are at high risk for cardiovascular disease, including recurrent stroke.\nPurpose. This systematic review aimed to update current knowledge of physical activity and sedentary behaviors among people with stroke living in the community. A secondary aim was to investigate factors associated with physical activity levels. Data Sources. The data sources used were MEDLINE, Cumulative Index to Nursing and Allied Health Literature (CINAHL), Allied and Complimentary Medicine Database (AMED), EMBASE, and the Cochrane Library. Study Selection. Studies involving people with stroke living in the community and utilizing objective measures of physical activity or sedentary behaviors were included. Data Extraction. Data were extracted by one reviewer and checked for accuracy by a second person. Data Synthesis. Twenty-six studies, involving 983 participants, were included. The most common measure of activity was steps per day (22 studies), which was consistently reported as less than half of age-matched normative values. Only 4 studies reported on sedentary time speciﬁcally. No studies described the pattern by which sedentary behaviors were accumulated across the day. Walking ability, balance, and degree of physical ﬁtness were positively associated with higher levels of physical activity. Limitations. This review included only studies of people living in the community after stroke who were able to walk, and the majority of included participants were aged between 65 and 75 years of age. C. English, PhD, School of Health Sciences (CEA-14), International Centre for Allied Health Evidence, University of South Australia, PO Box 2471, Adelaide, South Australia 5001, Australia, and Stroke Division, Florey Institute of Neurosciences and Mental Health, Melbourne, Victoria, Australia. Address all correspondence to Dr English at: coralie.english@ unisa.edu.au. P.J. Manns, PT, PhD, Department of Physiotherapy, University of Alberta, Edmonton, Alberta, Canada. C. Tucak, BS (Physiotherapy With Honors), Department of Physiotherapy, Hollywood Private Hospital, Perth, Western Australia, Australia. J. Bernhardt, PhD, Stroke Division, Florey Institute of Neuroscience and Mental Health. [English C, Manns PJ, Tucak C, Bernhardt J. Physical activity and sedentary behaviors in people with stroke living in the community: a systematic review. Phys Ther. 2014;94:185–196.] © 2014 American Physical Therapy Association Published Ahead of Print: September 12, 2013 Accepted: August 30, 2013 Submitted: May 2, 2013\nConclusions. Little is known about the time people with stroke spend being sedentary each day or the pattern in which sedentary time is accumulated. Studies using objective, reliable, and valid measures of sedentary time are needed to further investigate the effects of sedentary time on the health of people with stroke.","container-title":"Physical Therapy","DOI":"10.2522/ptj.20130175","ISSN":"0031-9023, 1538-6724","issue":"2","language":"en","page":"185-196","source":"Crossref","title":"Physical Activity and Sedentary Behaviors in People With Stroke Living in the Community: A Systematic Review","title-short":"Physical Activity and Sedentary Behaviors in People With Stroke Living in the Community","volume":"94","author":[{"family":"English","given":"Coralie"},{"family":"Manns","given":"Patricia J."},{"family":"Tucak","given":"Claire"},{"family":"Bernhardt","given":"Julie"}],"issued":{"date-parts":[["2014",2,1]]},"citation-key":"englishPhysicalActivitySedentary2014"}},{"id":268,"uris":["http://zotero.org/users/5502413/items/Q8NGIZY2"],"itemData":{"id":268,"type":"article-journal","abstract":"BACKGROUND: Previous reports of the mechanics and energetics of post-stroke hemiparetic walking have either not combined estimates of mechanical and metabolic energy or computed external mechanical work based on the limited combined limbs method. Here we present a comparison of the mechanics and energetics of hemiparetic and unimpaired walking at a matched speed. METHODS: Mechanical work done on the body centre of mass (COM) was computed by the individual limbs method and work done at individual leg joints was computed with an inverse dynamics analysis. Both estimates were converted to average powers and related to simultaneous estimates of net metabolic power, determined via indirect calorimetry. Efficiency of positive work was calculated as the ratio of average positive mechanical power [Formula: see text] to net metabolic power. RESULTS: Total [Formula: see text] was 20% greater for the hemiparetic group (H) than for the unimpaired control group (C) (0.49 vs. 0.41 W . kg(-1)). The greater [Formula: see text] was partly attributed to the paretic limb of hemiparetic walkers not providing appropriately timed push-off [Formula: see text] in the step-to-step transition. This led to compensatory non-paretic limb hip and knee [Formula: see text] which resulted in greater total mechanical work. Efficiency of positive work was not different between H and C. CONCLUSIONS: Increased work, not decreased efficiency, explains the greater metabolic cost of hemiparetic walking post-stroke. Our results highlighted the need to target improving paretic ankle push-off via therapy or assistive technology in order to reduce the metabolic cost of hemiparetic walking.","container-title":"Journal of NeuroEngineering and Rehabilitation","DOI":"10.1186/s12984-015-0012-x","ISSN":"17430003","issue":"1","note":"PMID: 25889030\nISBN: 1743-0003","page":"1-12","title":"Revisiting the mechanics and energetics of walking in individuals with chronic hemiparesis following stroke: From individual limbs to lower limb joints","volume":"12","author":[{"family":"Farris","given":"Dominic James"},{"family":"Hampton","given":"Austin"},{"family":"Lewek","given":"Michael D."},{"family":"Sawicki","given":"Gregory S."}],"issued":{"date-parts":[["2015"]]},"citation-key":"farrisRevisitingMechanicsEnergetics2015"}},{"id":2002,"uris":["http://zotero.org/users/5502413/items/MAQKS9A5"],"itemData":{"id":2002,"type":"article-journal","abstract":"Objectives: To determine ambulatory activity in a sample of community-dwelling people with chronic hemiparetic stroke and to examine whether deﬁcits in balance and gait and cardiovascular and metabolic ﬁtness are key determinants of ambulatory activity levels. Design: Descriptive correlational. Setting: Home and community. Participants: Twenty-eight men and 22 women (Nϭ50) over the age 45 years with more than 6 months of hemiparetic gait after ischemic stroke. Interventions: Not applicable. Main Outcome Measures: Ambulatory activity (total daily step activity), mobility deﬁcit severity (Berg Balance Scale [BBS] scores, timed 10-m walks), and cardiovascular ﬁtness (energy costs of hemiparetic gait, peak exercise capacity [VO2peak]).\nResults: Mean ambulatory activity proﬁles were extremely low (2837 steps/d vs reported 5000 – 6000 steps/d in sedentary older adults). Ambulatory activity levels were strongly associated with BBS scores (rϭ.581, PϽ.001) and self-selected ﬂoor walking velocity (rϭ.554, PϽ.001). Participants also had profound cardiovascular 11.7Ϯ2.8mL·kgϪ1·minϪ1). deconditioning (mean VO2peak, The energy costs of hemiparetic gait were high (8.7Ϯ1.7mL·kgϪ1·minϪ1), representing 76% of physiologic ﬁtness reserve. Although the relationships of economy of gait and VO2peak to ambulatory activity was not statistically signiﬁcant, both the VO2peak and the physiologic ﬁtness reserve, as expressed by fractional utilization, were strongly related to balance (rϭ.374, Pϭ.02; rϭϪ.430, PϽ .01, respectively.) The BBS predicted 30% of the variance in ambulatory activity.\nConclusions: Ambulatory activity levels and cardiovascular ﬁtness in patients with chronic stroke are extremely low. Mobility deﬁcits, particularly in balance, are associated with low ambulatory activity. Balance-related inactivity may be an important factor in deconditioning. Further studies are needed to better understand whether task-oriented exercise enhances balance and whether increases in daily ambulatory activity yield improved cardiovascular ﬁtness in chronic stroke survivors.","container-title":"Archives of Physical Medicine and Rehabilitation","DOI":"10.1016/j.apmr.2004.12.026","ISSN":"00039993","issue":"8","language":"en","page":"1552-1556","source":"Crossref","title":"Reduced Ambulatory Activity After Stroke: The Role of Balance, Gait, and Cardiovascular Fitness","title-short":"Reduced Ambulatory Activity After Stroke","volume":"86","author":[{"family":"Michael","given":"Kathleen M."},{"family":"Allen","given":"Jerilyn K."},{"family":"Macko","given":"Richard F."}],"issued":{"date-parts":[["2005",8]]},"citation-key":"michaelReducedAmbulatoryActivity2005"}},{"id":2005,"uris":["http://zotero.org/users/5502413/items/9MCFJENR"],"itemData":{"id":2005,"type":"article-journal","abstract":"Background: Participation in daily physical activity (PA) post-stroke has not previously been investigated as a possible explanatory variable of health-related quality of life (HRQL). The aims were 1) to determine the contribution of daily PA to the HRQL of individuals with chronic stroke and 2) to assess the relationship between the functional ability of these individuals to the amount of daily PA.\nMethods: The amount of daily PA of forty adults with chronic stroke (mean age 66.5 ± 9.6 years) was monitored using two measures. Accelerometers (Actical) were worn on the hip for three consecutive days in conjunction with a self-report questionnaire [the PA Scale for Individuals with Physical Disabilities (PASIPD)]. The daily physical activity was measured as the mean total accelerometer activity counts/day and the PASIPD scores as the metabolic equivalent (MET) hr/day. HRQL was assessed by the Physical and Mental composite scores of the Medical Outcomes Study Short-Form 36 (SF-36) in addition to the functional ability of the participants. Correlation and regression analyses were performed.\nResults: After controlling for the severity of the motor impairment, the amount of daily PA, as assessed by the PASIPD and accelerometers, was found to independently contribute to 10-12% of the variance of the Physical Composite Score of the SF-36. No significant relationship was found between PA and the Mental Composite Score of the SF-36.The functional ability of the participants was found to be correlated to the amount of daily PA (r = 0.33 - 0.67, p &lt; 0.01).\nConclusion: The results suggest that daily PA is associated with better HRQL (as assessed by the Physical composite score of the SF-36) for people living with stroke. Daily PA should be encouraged to potentially increase HRQL. Accelerometers in conjunction with a self-report questionnaire may provide important measures of PA which can be monitored and modified, and potentially influence HRQL.","container-title":"Health and Quality of Life Outcomes","DOI":"10.1186/1477-7525-8-80","ISSN":"1477-7525","issue":"1","language":"en","page":"80","source":"Crossref","title":"Daily physical activity and its contribution to the health-related quality of life of ambulatory individuals with chronic stroke","volume":"8","author":[{"family":"Rand","given":"Debbie"},{"family":"Eng","given":"Janice J"},{"family":"Tang","given":"Pei-Fang"},{"family":"Hung","given":"Chihya"},{"family":"Jeng","given":"Jiann-Shing"}],"issued":{"date-parts":[["2010"]]},"citation-key":"randDailyPhysicalActivity2010"}},{"id":54,"uris":["http://zotero.org/users/5502413/items/EZ8RD9WM"],"itemData":{"id":54,"type":"article-journal","abstract":"BACKGROUND: and OBJECTIVE: Walking speed influences energy cost in healthy adults, but its influence when walking is impaired due to stroke is not clear. This study investigated the effect of manipulating walking speed on the energy economy of walking poststroke. METHODS: . Sixteen persons with chronic stroke underwent a clinical examination, including several lower extremity impairment measures. consumption (VO(2)) was measured as they walked at their self-selected speed (Free), 20% slower (Slow), their fastest possible speed (Fastest), and 2 speeds between Free and Fastest speeds. VO(2) was normalized to body mass and speed, resulting in energy cost per meter walked (CW). RESULTS: . A main effect for speed was observed (P = .00001), with faster than self-selected speeds showing greater relative economy as a whole. However, for 5 subjects with the fastest walking speeds (&gt;1.2 m/s), there was a trend toward decreasing relative economy at speeds higher than self-selected speed (P = .18). There was a negative correlation between improvement in CW at the most economical speed and (a) Free speed (r = -.857; P &lt; .0001) and (b) lower extremity Fugl-Meyer scores (r = -.653; P = .006). CONCLUSIONS: . For those poststroke whose fastest walking speed after stroke is below 1.2 m/s, walking economy improves when speed is increased above the self-selected walking speed. The results suggest that for persons poststroke with very slow self-selected walking speeds, improvements in walking speed could be accompanied by improvements in walking economy if faster walking speeds can be attained through intervention.","container-title":"Neurorehabilitation and neural repair","DOI":"10.1177/1545968308328732","ISSN":"1545-9683","issue":"6","note":"PMID: 19126838\nISBN: 1545968308328","page":"529-34","title":"Influence of speed on walking economy poststroke.","volume":"23","author":[{"family":"Reisman","given":"Darcy S"},{"family":"Rudolph","given":"Katherine S"},{"family":"Farquhar","given":"William B"}],"issued":{"date-parts":[["2009"]]},"citation-key":"reismanInfluenceSpeedWalking2009"}}],"schema":"https://github.com/citation-style-language/schema/raw/master/csl-citation.json"} </w:instrText>
      </w:r>
      <w:r w:rsidR="00300CE3">
        <w:rPr>
          <w:rFonts w:ascii="Times New Roman" w:hAnsi="Times New Roman" w:cs="Times New Roman"/>
        </w:rPr>
        <w:fldChar w:fldCharType="separate"/>
      </w:r>
      <w:r w:rsidR="00AD6067" w:rsidRPr="00AD6067">
        <w:rPr>
          <w:rFonts w:ascii="Times New Roman" w:hAnsi="Times New Roman" w:cs="Times New Roman"/>
          <w:vertAlign w:val="superscript"/>
        </w:rPr>
        <w:t>20–26</w:t>
      </w:r>
      <w:r w:rsidR="00300CE3">
        <w:rPr>
          <w:rFonts w:ascii="Times New Roman" w:hAnsi="Times New Roman" w:cs="Times New Roman"/>
        </w:rPr>
        <w:fldChar w:fldCharType="end"/>
      </w:r>
      <w:r w:rsidRPr="00B95986">
        <w:rPr>
          <w:rFonts w:ascii="Times New Roman" w:hAnsi="Times New Roman" w:cs="Times New Roman"/>
        </w:rPr>
        <w:t xml:space="preserve">. </w:t>
      </w:r>
    </w:p>
    <w:p w14:paraId="2C0B81DF" w14:textId="685A3AA8" w:rsidR="006E7A55" w:rsidRPr="00B95986" w:rsidRDefault="006E7A55" w:rsidP="006E7A55">
      <w:pPr>
        <w:spacing w:line="480" w:lineRule="auto"/>
        <w:rPr>
          <w:rFonts w:ascii="Times New Roman" w:hAnsi="Times New Roman" w:cs="Times New Roman"/>
        </w:rPr>
      </w:pPr>
      <w:r w:rsidRPr="00B95986">
        <w:rPr>
          <w:rFonts w:ascii="Times New Roman" w:hAnsi="Times New Roman" w:cs="Times New Roman"/>
        </w:rPr>
        <w:lastRenderedPageBreak/>
        <w:tab/>
        <w:t xml:space="preserve">One characteristic of walking </w:t>
      </w:r>
      <w:proofErr w:type="spellStart"/>
      <w:r w:rsidRPr="00B95986">
        <w:rPr>
          <w:rFonts w:ascii="Times New Roman" w:hAnsi="Times New Roman" w:cs="Times New Roman"/>
        </w:rPr>
        <w:t>poststroke</w:t>
      </w:r>
      <w:proofErr w:type="spellEnd"/>
      <w:r w:rsidRPr="00B95986">
        <w:rPr>
          <w:rFonts w:ascii="Times New Roman" w:hAnsi="Times New Roman" w:cs="Times New Roman"/>
        </w:rPr>
        <w:t xml:space="preserve"> is impaired propulsion function due to aging or neurological injury</w:t>
      </w:r>
      <w:r w:rsidR="00A67473">
        <w:rPr>
          <w:rFonts w:ascii="Times New Roman" w:hAnsi="Times New Roman" w:cs="Times New Roman"/>
        </w:rPr>
        <w:fldChar w:fldCharType="begin"/>
      </w:r>
      <w:r w:rsidR="00A67473">
        <w:rPr>
          <w:rFonts w:ascii="Times New Roman" w:hAnsi="Times New Roman" w:cs="Times New Roman"/>
        </w:rPr>
        <w:instrText xml:space="preserve"> ADDIN ZOTERO_ITEM CSL_CITATION {"citationID":"YvAKAbRN","properties":{"formattedCitation":"\\super 27\\uc0\\u8211{}30\\nosupersub{}","plainCitation":"27–30","noteIndex":0},"citationItems":[{"id":603,"uris":["http://zotero.org/users/5502413/items/NAPJ4Z7U"],"itemData":{"id":603,"type":"article-journal","abstract":"BACKGROUND AND PURPOSE: Walking after stroke is characterized by slow gait speed, poor endurance, reduced quality and adaptability of walking patterns, and an inability to coordinate the legs. Estimates based on mechanical work calculations have suggested that the paretic leg does 30% to 40% of the total mechanical work over the gait cycle, regardless of hemiparetic severity, but these work estimates may not describe the contribution of each leg to forward propulsion. The purpose of this study was to establish a quantifiable link between hemiparetic severity and paretic leg contribution to propulsion during walking, which we propose to quantify using a measure based on the anterior-posterior ground reaction forces (A-P GRFs).\\n\\nMETHODS: A total of 47 participants with chronic hemiparesis walked at self-selected speeds to collect spatiotemporal parameters and 3D GRFs. A 16-person subset also participated in a pedaling protocol to compare A-P GRF measures to established measures of paretic leg output.\\n\\nRESULTS: A-P GRF measures were correlated with both walking speed and hemiparetic severity. These measures were also strongly correlated with positive work and net work values obtained during the pedaling task. The percentage of total propulsion generated by the paretic leg (PP) was calculated and found to be 16%, 36%, and 49% for those with high, moderate, and low hemiparetic severity, respectively.\\n\\nCONCLUSIONS: PP was found to provide a quantitative measure of the coordinated output of the paretic leg. Further research on this measure of forward propulsion may lead to the provision of an effective tool for distinguishing functional compensation from physiological restitution.","container-title":"Stroke","DOI":"10.1161/01.STR.0000204063.75779.8d","ISSN":"00392499","issue":"3","note":"tex.ids: bowdenAnteriorPosteriorGroundReaction2006\nISBN: 1524-4628 (Electronic)\\n0039-2499 (Linking)\nPMID: 16456121","page":"872-876","title":"Anterior-posterior ground reaction forces as a measure of paretic leg contribution in hemiparetic walking","volume":"37","author":[{"family":"Bowden","given":"Mark G."},{"family":"Balasubramanian","given":"Chitralakshmi K."},{"family":"Neptune","given":"Richard R."},{"family":"Kautz","given":"Steven A."}],"issued":{"date-parts":[["2006"]]},"citation-key":"bowdenAnteriorposteriorGroundReaction2006"}},{"id":1550,"uris":["http://zotero.org/users/5502413/items/IYJUT3SH"],"itemData":{"id":1550,"type":"article-journal","abstract":"It is well known that stroke patients walk with reduced speed, but their potential to increase walking speed can also be impaired and has not been thoroughly investigated. We hypothesized that failure to effectively recruit both hip ﬂexor and ankle plantarﬂexor muscles of the paretic side limits the potential to increase walking speed in lower functioning hemiparetic subjects. To test this hypothesis, we measured gait kinematics and kinetics of 12 persons with hemiparesis following stroke at self-selected and fast walking conditions. Two groups were identiﬁed: (1) lower functioning subjects (n = 6) who increased normalized walking speed from 0.52 leg lengths/s (ll/s, SEM: 0.04) to 0.72 ll/s (SEM: 0.03) and (2) higher functioning subjects (n = 6) who increased walking speed from 0.88 ll/s (SEM: 0.04) to 1.4 ll/s (SEM 0.03). Changes in spatiotemporal parameters, joint kinematics and kinetics between self-selected and fast walking were compared to control subjects examined at matched walking speeds (0.35 ll/s (SEM: 0.03), 0.63 ll/s (SEM: 0.03), 0.92 ll/s (SEM: 0.04) and 1.4 ll/s (SEM: 0.04)). Similar to speed-matched controls, the higher functioning hemiparetic subjects increased paretic limb hip ﬂexion power and ankle plantarﬂexion power to increase walking speed. The lower functioning hemiparetic subjects did not increase power generation at the hip or ankle to increase walking speed. This observation suggests that impaired ankle power generation combined with saturation of hip power generation limits the potential to increase walking speed in lower functioning hemiparetic subjects.","container-title":"Gait &amp; Posture","DOI":"10.1016/j.gaitpost.2008.07.010","ISSN":"09666362","issue":"1","language":"en","page":"129-137","source":"Crossref","title":"Capacity to increase walking speed is limited by impaired hip and ankle power generation in lower functioning persons post-stroke","volume":"29","author":[{"family":"Jonkers","given":"I."},{"family":"Delp","given":"S."},{"family":"Patten","given":"C."}],"issued":{"date-parts":[["2009",1]]},"citation-key":"jonkersCapacityIncreaseWalking2009"}},{"id":8,"uris":["http://zotero.org/users/5502413/items/KBELQNDZ"],"itemData":{"id":8,"type":"article-journal","abstract":"Treadmill walking was used to assess the consistent gait differences between six individuals with post-stroke hemiparesis and six non-disabled, healthy controls at matched speeds. The hemiparetic subjects walked on the treadmill at their comfortable speeds, while each control walked at the same speed as the hemiparetic subject with whom he or she was matched. Kinematic and insole pressure data were collected from multiple, steady-state gait cycles. A large set of gait differences found between hemiparetic and non-disabled subjects was consistent with impaired swing initiation in the paretic limb (i.e., inadequate propulsion of the leg during pre-swing, increased percentage swing time, and reduced knee flexion at toe-off and mid-swing in the paretic limb) and related compensatory strategies (i.e., pelvic hiking and swing-phase propulsion and circumduction of the paretic limb). Exaggerated positive work associated with raising the trunk during pre-swing and swing of the paretic limb, consistent with pelvic hiking, contributed to increased mechanical energetic cost during walking. A second set of gait differences found was consistent with impaired single limb support on the paretic limb (i.e., shortened support time on the paretic limb) and related compensatory strategies (i.e., exaggerated propulsion of the non-paretic limb during pre-swing to shorten its swing time). Other significant gait differences included asymmetry in step length and increased step width. We conclude that consistent gait differences exist between hemiparetic and non-disabled subjects walking at matched speeds. The differences provide insights, concerning hemiparetic impairment and related compensatory strategies, that are in addition to the observation of slow walking speed.","container-title":"Gait &amp; Posture","DOI":"10.1016/j.gaitpost.2004.06.009","ISSN":"09666362","issue":"1","note":"Citation Key Alias: chenGaitDifferencesIndividuals2005a\nISBN: 0966-6362 (Print)\\n0966-6362 (Linking)\nPMID: 15996592","page":"51-56","title":"Gait differences between individuals with post-stroke hemiparesis and non-disabled controls at matched speeds","volume":"22","author":[{"family":"Chen","given":"George"},{"family":"Patten","given":"Carolynn"},{"family":"Kothari","given":"Dhara H."},{"family":"Zajac","given":"Felix E."}],"issued":{"date-parts":[["2005"]]},"citation-key":"chenGaitDifferencesIndividuals2005"}},{"id":1799,"uris":["http://zotero.org/users/5502413/items/S7YFMVMS"],"itemData":{"id":1799,"type":"article-journal","container-title":"Exercise and Sport Sciences Reviews","issue":"4","page":"129-136","title":"The age-associated reduction in propulsive power generation in walking","volume":"44","author":[{"family":"Franz","given":"Jason R."}],"issued":{"date-parts":[["2016"]]},"citation-key":"franzAgeassociatedReductionPropulsive2016"}}],"schema":"https://github.com/citation-style-language/schema/raw/master/csl-citation.json"} </w:instrText>
      </w:r>
      <w:r w:rsidR="00A67473">
        <w:rPr>
          <w:rFonts w:ascii="Times New Roman" w:hAnsi="Times New Roman" w:cs="Times New Roman"/>
        </w:rPr>
        <w:fldChar w:fldCharType="separate"/>
      </w:r>
      <w:r w:rsidR="00A67473" w:rsidRPr="00A67473">
        <w:rPr>
          <w:rFonts w:ascii="Times New Roman" w:hAnsi="Times New Roman" w:cs="Times New Roman"/>
          <w:vertAlign w:val="superscript"/>
        </w:rPr>
        <w:t>27–30</w:t>
      </w:r>
      <w:r w:rsidR="00A67473">
        <w:rPr>
          <w:rFonts w:ascii="Times New Roman" w:hAnsi="Times New Roman" w:cs="Times New Roman"/>
        </w:rPr>
        <w:fldChar w:fldCharType="end"/>
      </w:r>
      <w:r w:rsidRPr="00B95986">
        <w:rPr>
          <w:rFonts w:ascii="Times New Roman" w:hAnsi="Times New Roman" w:cs="Times New Roman"/>
        </w:rPr>
        <w:t xml:space="preserve">. Inefficient walking patterns emerge from impaired PFs in an effort to redistribute positive work to the hip and knee joints; however, this distal-to-proximal reallocation of positive work does not offset the reduction in PF </w:t>
      </w:r>
      <w:r w:rsidR="00265AAC" w:rsidRPr="00B95986">
        <w:rPr>
          <w:rFonts w:ascii="Times New Roman" w:hAnsi="Times New Roman" w:cs="Times New Roman"/>
        </w:rPr>
        <w:t xml:space="preserve">work </w:t>
      </w:r>
      <w:r w:rsidR="00A67473">
        <w:rPr>
          <w:rFonts w:ascii="Times New Roman" w:hAnsi="Times New Roman" w:cs="Times New Roman"/>
        </w:rPr>
        <w:fldChar w:fldCharType="begin"/>
      </w:r>
      <w:r w:rsidR="00CE1260">
        <w:rPr>
          <w:rFonts w:ascii="Times New Roman" w:hAnsi="Times New Roman" w:cs="Times New Roman"/>
        </w:rPr>
        <w:instrText xml:space="preserve"> ADDIN ZOTERO_ITEM CSL_CITATION {"citationID":"Rbjs8uaM","properties":{"formattedCitation":"\\super 23,27,31\\nosupersub{}","plainCitation":"23,27,31","noteIndex":0},"citationItems":[{"id":268,"uris":["http://zotero.org/users/5502413/items/Q8NGIZY2"],"itemData":{"id":268,"type":"article-journal","abstract":"BACKGROUND: Previous reports of the mechanics and energetics of post-stroke hemiparetic walking have either not combined estimates of mechanical and metabolic energy or computed external mechanical work based on the limited combined limbs method. Here we present a comparison of the mechanics and energetics of hemiparetic and unimpaired walking at a matched speed. METHODS: Mechanical work done on the body centre of mass (COM) was computed by the individual limbs method and work done at individual leg joints was computed with an inverse dynamics analysis. Both estimates were converted to average powers and related to simultaneous estimates of net metabolic power, determined via indirect calorimetry. Efficiency of positive work was calculated as the ratio of average positive mechanical power [Formula: see text] to net metabolic power. RESULTS: Total [Formula: see text] was 20% greater for the hemiparetic group (H) than for the unimpaired control group (C) (0.49 vs. 0.41 W . kg(-1)). The greater [Formula: see text] was partly attributed to the paretic limb of hemiparetic walkers not providing appropriately timed push-off [Formula: see text] in the step-to-step transition. This led to compensatory non-paretic limb hip and knee [Formula: see text] which resulted in greater total mechanical work. Efficiency of positive work was not different between H and C. CONCLUSIONS: Increased work, not decreased efficiency, explains the greater metabolic cost of hemiparetic walking post-stroke. Our results highlighted the need to target improving paretic ankle push-off via therapy or assistive technology in order to reduce the metabolic cost of hemiparetic walking.","container-title":"Journal of NeuroEngineering and Rehabilitation","DOI":"10.1186/s12984-015-0012-x","ISSN":"17430003","issue":"1","note":"PMID: 25889030\nISBN: 1743-0003","page":"1-12","title":"Revisiting the mechanics and energetics of walking in individuals with chronic hemiparesis following stroke: From individual limbs to lower limb joints","volume":"12","author":[{"family":"Farris","given":"Dominic James"},{"family":"Hampton","given":"Austin"},{"family":"Lewek","given":"Michael D."},{"family":"Sawicki","given":"Gregory S."}],"issued":{"date-parts":[["2015"]]},"citation-key":"farrisRevisitingMechanicsEnergetics2015"}},{"id":603,"uris":["http://zotero.org/users/5502413/items/NAPJ4Z7U"],"itemData":{"id":603,"type":"article-journal","abstract":"BACKGROUND AND PURPOSE: Walking after stroke is characterized by slow gait speed, poor endurance, reduced quality and adaptability of walking patterns, and an inability to coordinate the legs. Estimates based on mechanical work calculations have suggested that the paretic leg does 30% to 40% of the total mechanical work over the gait cycle, regardless of hemiparetic severity, but these work estimates may not describe the contribution of each leg to forward propulsion. The purpose of this study was to establish a quantifiable link between hemiparetic severity and paretic leg contribution to propulsion during walking, which we propose to quantify using a measure based on the anterior-posterior ground reaction forces (A-P GRFs).\\n\\nMETHODS: A total of 47 participants with chronic hemiparesis walked at self-selected speeds to collect spatiotemporal parameters and 3D GRFs. A 16-person subset also participated in a pedaling protocol to compare A-P GRF measures to established measures of paretic leg output.\\n\\nRESULTS: A-P GRF measures were correlated with both walking speed and hemiparetic severity. These measures were also strongly correlated with positive work and net work values obtained during the pedaling task. The percentage of total propulsion generated by the paretic leg (PP) was calculated and found to be 16%, 36%, and 49% for those with high, moderate, and low hemiparetic severity, respectively.\\n\\nCONCLUSIONS: PP was found to provide a quantitative measure of the coordinated output of the paretic leg. Further research on this measure of forward propulsion may lead to the provision of an effective tool for distinguishing functional compensation from physiological restitution.","container-title":"Stroke","DOI":"10.1161/01.STR.0000204063.75779.8d","ISSN":"00392499","issue":"3","note":"tex.ids: bowdenAnteriorPosteriorGroundReaction2006\nISBN: 1524-4628 (Electronic)\\n0039-2499 (Linking)\nPMID: 16456121","page":"872-876","title":"Anterior-posterior ground reaction forces as a measure of paretic leg contribution in hemiparetic walking","volume":"37","author":[{"family":"Bowden","given":"Mark G."},{"family":"Balasubramanian","given":"Chitralakshmi K."},{"family":"Neptune","given":"Richard R."},{"family":"Kautz","given":"Steven A."}],"issued":{"date-parts":[["2006"]]},"citation-key":"bowdenAnteriorposteriorGroundReaction2006"}},{"id":257,"uris":["http://zotero.org/users/5502413/items/RXJWXG2Z"],"itemData":{"id":257,"type":"article-journal","abstract":"Following stroke many individuals are left with neurological and functional deficits, including hemiparesis, which impair their ability to walk. Our previous work reported that propulsion of the paretic leg during pre-swing is impaired and may limit gait speed and knee flexion during swing. To elucidate the mechanism of this impairment, we assessed the mechanical work produced by the hip, knee, and ankle moments during pre-swing of the paretic limb in a group of stroke subjects and compared it with the work produced by non-disabled controls walking at similar speeds. Kinematic and kinetic gait data were collected from 23 hemiparetic and 10 control subjects. The hemiparetic subjects walked at their self-selected speeds. The controls walked at their self-selected and two or three slower speeds. Even when compared to controls walking at slow speeds, ankle plantarflexor work during pre-swing was greatly reduced (-0.136±0.062 J/kg) in the hemiparetic subjects. Differences in hip (+0.006±0.020 J/kg) and knee (+0.040±0.026 J/kg) moment work partially offset the reduction in ankle work, but net joint moment work was still significantly reduced (-0.088±0.056 J/kg). The reduction in work accounts for the low energy of the paretic limb at the stance-to-swing transition previously reported. Future investigation is needed to determine if targeted training of the plantarflexors in the paretic limb improves swing-phase function and locomotor performance in hemiparetic individuals.","container-title":"Journal of Biomechanics","DOI":"10.1016/j.jbiomech.2007.10.017","ISSN":"00219290","issue":"4","note":"PMID: 18067898\nISBN: 0021-9290","page":"877-883","title":"Joint moment work during the stance-to-swing transition in hemiparetic subjects","volume":"41","author":[{"family":"Chen","given":"George"},{"family":"Patten","given":"Carolynn"}],"issued":{"date-parts":[["2008"]]},"citation-key":"chenJointMomentWork2008"}}],"schema":"https://github.com/citation-style-language/schema/raw/master/csl-citation.json"} </w:instrText>
      </w:r>
      <w:r w:rsidR="00A67473">
        <w:rPr>
          <w:rFonts w:ascii="Times New Roman" w:hAnsi="Times New Roman" w:cs="Times New Roman"/>
        </w:rPr>
        <w:fldChar w:fldCharType="separate"/>
      </w:r>
      <w:r w:rsidR="00CE1260" w:rsidRPr="00CE1260">
        <w:rPr>
          <w:rFonts w:ascii="Times New Roman" w:hAnsi="Times New Roman" w:cs="Times New Roman"/>
          <w:vertAlign w:val="superscript"/>
        </w:rPr>
        <w:t>23,27,31</w:t>
      </w:r>
      <w:r w:rsidR="00A67473">
        <w:rPr>
          <w:rFonts w:ascii="Times New Roman" w:hAnsi="Times New Roman" w:cs="Times New Roman"/>
        </w:rPr>
        <w:fldChar w:fldCharType="end"/>
      </w:r>
      <w:r w:rsidRPr="00B95986">
        <w:rPr>
          <w:rFonts w:ascii="Times New Roman" w:hAnsi="Times New Roman" w:cs="Times New Roman"/>
        </w:rPr>
        <w:t xml:space="preserve">. </w:t>
      </w:r>
      <w:commentRangeStart w:id="4"/>
      <w:commentRangeStart w:id="5"/>
      <w:commentRangeStart w:id="6"/>
      <w:commentRangeStart w:id="7"/>
      <w:commentRangeStart w:id="8"/>
      <w:commentRangeStart w:id="9"/>
      <w:r w:rsidR="00BC3F09" w:rsidRPr="00B95986">
        <w:rPr>
          <w:rFonts w:ascii="Times New Roman" w:hAnsi="Times New Roman" w:cs="Times New Roman"/>
        </w:rPr>
        <w:t>To compensate, strategies such as</w:t>
      </w:r>
      <w:commentRangeStart w:id="10"/>
      <w:commentRangeStart w:id="11"/>
      <w:r w:rsidR="00BC3F09" w:rsidRPr="00B95986">
        <w:rPr>
          <w:rFonts w:ascii="Times New Roman" w:hAnsi="Times New Roman" w:cs="Times New Roman"/>
        </w:rPr>
        <w:t xml:space="preserve"> raising the trunk during pre-swing and swing</w:t>
      </w:r>
      <w:commentRangeEnd w:id="10"/>
      <w:r w:rsidR="00BC3F09">
        <w:rPr>
          <w:rStyle w:val="CommentReference"/>
        </w:rPr>
        <w:commentReference w:id="10"/>
      </w:r>
      <w:commentRangeEnd w:id="11"/>
      <w:r w:rsidR="000400F0">
        <w:rPr>
          <w:rStyle w:val="CommentReference"/>
        </w:rPr>
        <w:commentReference w:id="11"/>
      </w:r>
      <w:r w:rsidR="00BC3F09" w:rsidRPr="00B95986">
        <w:rPr>
          <w:rFonts w:ascii="Times New Roman" w:hAnsi="Times New Roman" w:cs="Times New Roman"/>
        </w:rPr>
        <w:t>, and moving the foot laterally during swing (hip hiking and circumduction, respectively) are often used to help provide floor clearance and reduce the risk of tripping</w:t>
      </w:r>
      <w:r w:rsidR="00265AAC">
        <w:rPr>
          <w:rFonts w:ascii="Times New Roman" w:hAnsi="Times New Roman" w:cs="Times New Roman"/>
        </w:rPr>
        <w:fldChar w:fldCharType="begin"/>
      </w:r>
      <w:r w:rsidR="00166A44">
        <w:rPr>
          <w:rFonts w:ascii="Times New Roman" w:hAnsi="Times New Roman" w:cs="Times New Roman"/>
        </w:rPr>
        <w:instrText xml:space="preserve"> ADDIN ZOTERO_ITEM CSL_CITATION {"citationID":"EWMarblY","properties":{"formattedCitation":"\\super 29,32\\nosupersub{}","plainCitation":"29,32","noteIndex":0},"citationItems":[{"id":8,"uris":["http://zotero.org/users/5502413/items/KBELQNDZ"],"itemData":{"id":8,"type":"article-journal","abstract":"Treadmill walking was used to assess the consistent gait differences between six individuals with post-stroke hemiparesis and six non-disabled, healthy controls at matched speeds. The hemiparetic subjects walked on the treadmill at their comfortable speeds, while each control walked at the same speed as the hemiparetic subject with whom he or she was matched. Kinematic and insole pressure data were collected from multiple, steady-state gait cycles. A large set of gait differences found between hemiparetic and non-disabled subjects was consistent with impaired swing initiation in the paretic limb (i.e., inadequate propulsion of the leg during pre-swing, increased percentage swing time, and reduced knee flexion at toe-off and mid-swing in the paretic limb) and related compensatory strategies (i.e., pelvic hiking and swing-phase propulsion and circumduction of the paretic limb). Exaggerated positive work associated with raising the trunk during pre-swing and swing of the paretic limb, consistent with pelvic hiking, contributed to increased mechanical energetic cost during walking. A second set of gait differences found was consistent with impaired single limb support on the paretic limb (i.e., shortened support time on the paretic limb) and related compensatory strategies (i.e., exaggerated propulsion of the non-paretic limb during pre-swing to shorten its swing time). Other significant gait differences included asymmetry in step length and increased step width. We conclude that consistent gait differences exist between hemiparetic and non-disabled subjects walking at matched speeds. The differences provide insights, concerning hemiparetic impairment and related compensatory strategies, that are in addition to the observation of slow walking speed.","container-title":"Gait &amp; Posture","DOI":"10.1016/j.gaitpost.2004.06.009","ISSN":"09666362","issue":"1","note":"Citation Key Alias: chenGaitDifferencesIndividuals2005a\nISBN: 0966-6362 (Print)\\n0966-6362 (Linking)\nPMID: 15996592","page":"51-56","title":"Gait differences between individuals with post-stroke hemiparesis and non-disabled controls at matched speeds","volume":"22","author":[{"family":"Chen","given":"George"},{"family":"Patten","given":"Carolynn"},{"family":"Kothari","given":"Dhara H."},{"family":"Zajac","given":"Felix E."}],"issued":{"date-parts":[["2005"]]},"citation-key":"chenGaitDifferencesIndividuals2005"}},{"id":1781,"uris":["http://zotero.org/users/5502413/items/WTNKYTXQ"],"itemData":{"id":1781,"type":"article-journal","abstract":"Poststroke hemiplegic gait is a mixture of deviations and compensatory motion dictated by residual functions, and thus each patient must be examined and his/her unique gait pattern identified and documented. Quantitative 3-dimensional gait analysis is the best way to understand the complex multifactorial gait dysfunction in hemiparetic patients. The goals of the present work are to (1) review the temporospatial, kinematic, kinetic, and electromyographic deviations from normal gait that commonly occur after stroke and are of clinical significance, along with the most likely causes of these deviations, and (2) differentiate the departures from normal gait parameters that arise as a direct consequence of poststroke motor problems and those that arise as learned or adaptive compensations for poststroke motor problems.","container-title":"American Academy of Physical Medicine and Rehabilitation","DOI":"10.1016/j.pmrj.2013.12.017","ISSN":"1934-1563","issue":"7","language":"en","page":"635-642","source":"Wiley Online Library","title":"Gait Disturbances in Patients With Stroke","volume":"6","author":[{"family":"Balaban","given":"Birol"},{"family":"Tok","given":"Fatih"}],"issued":{"date-parts":[["2014"]]},"citation-key":"balabanGaitDisturbancesPatients2014"}}],"schema":"https://github.com/citation-style-language/schema/raw/master/csl-citation.json"} </w:instrText>
      </w:r>
      <w:r w:rsidR="00265AAC">
        <w:rPr>
          <w:rFonts w:ascii="Times New Roman" w:hAnsi="Times New Roman" w:cs="Times New Roman"/>
        </w:rPr>
        <w:fldChar w:fldCharType="separate"/>
      </w:r>
      <w:r w:rsidR="00166A44" w:rsidRPr="00166A44">
        <w:rPr>
          <w:rFonts w:ascii="Times New Roman" w:hAnsi="Times New Roman" w:cs="Times New Roman"/>
          <w:vertAlign w:val="superscript"/>
        </w:rPr>
        <w:t>29,32</w:t>
      </w:r>
      <w:r w:rsidR="00265AAC">
        <w:rPr>
          <w:rFonts w:ascii="Times New Roman" w:hAnsi="Times New Roman" w:cs="Times New Roman"/>
        </w:rPr>
        <w:fldChar w:fldCharType="end"/>
      </w:r>
      <w:r w:rsidR="00BC3F09" w:rsidRPr="00B95986">
        <w:rPr>
          <w:rFonts w:ascii="Times New Roman" w:hAnsi="Times New Roman" w:cs="Times New Roman"/>
        </w:rPr>
        <w:t>.</w:t>
      </w:r>
      <w:commentRangeEnd w:id="4"/>
      <w:r w:rsidR="00BC3F09">
        <w:rPr>
          <w:rStyle w:val="CommentReference"/>
        </w:rPr>
        <w:commentReference w:id="4"/>
      </w:r>
      <w:commentRangeEnd w:id="5"/>
      <w:r w:rsidR="00BC3F09">
        <w:rPr>
          <w:rStyle w:val="CommentReference"/>
        </w:rPr>
        <w:commentReference w:id="5"/>
      </w:r>
      <w:commentRangeEnd w:id="6"/>
      <w:r w:rsidR="00BC3F09">
        <w:rPr>
          <w:rStyle w:val="CommentReference"/>
        </w:rPr>
        <w:commentReference w:id="6"/>
      </w:r>
      <w:commentRangeEnd w:id="7"/>
      <w:r w:rsidR="000C2F24">
        <w:rPr>
          <w:rStyle w:val="CommentReference"/>
        </w:rPr>
        <w:commentReference w:id="7"/>
      </w:r>
      <w:commentRangeEnd w:id="8"/>
      <w:r w:rsidR="00C9531A">
        <w:rPr>
          <w:rStyle w:val="CommentReference"/>
        </w:rPr>
        <w:commentReference w:id="8"/>
      </w:r>
      <w:commentRangeEnd w:id="9"/>
      <w:r w:rsidR="00604567">
        <w:rPr>
          <w:rStyle w:val="CommentReference"/>
        </w:rPr>
        <w:commentReference w:id="9"/>
      </w:r>
      <w:r w:rsidR="00BC3F09" w:rsidRPr="00B95986">
        <w:rPr>
          <w:rFonts w:ascii="Times New Roman" w:hAnsi="Times New Roman" w:cs="Times New Roman"/>
        </w:rPr>
        <w:t xml:space="preserve"> This propulsion impairment results in up to 68% lower propulsion from the paretic limb and a reliance on the non-paretic limb for compensation</w:t>
      </w:r>
      <w:r w:rsidR="00166A44">
        <w:rPr>
          <w:rFonts w:ascii="Times New Roman" w:hAnsi="Times New Roman" w:cs="Times New Roman"/>
        </w:rPr>
        <w:fldChar w:fldCharType="begin"/>
      </w:r>
      <w:r w:rsidR="009709ED">
        <w:rPr>
          <w:rFonts w:ascii="Times New Roman" w:hAnsi="Times New Roman" w:cs="Times New Roman"/>
        </w:rPr>
        <w:instrText xml:space="preserve"> ADDIN ZOTERO_ITEM CSL_CITATION {"citationID":"z4LSvjex","properties":{"formattedCitation":"\\super 23,28,33\\uc0\\u8211{}36\\nosupersub{}","plainCitation":"23,28,33–36","noteIndex":0},"citationItems":[{"id":268,"uris":["http://zotero.org/users/5502413/items/Q8NGIZY2"],"itemData":{"id":268,"type":"article-journal","abstract":"BACKGROUND: Previous reports of the mechanics and energetics of post-stroke hemiparetic walking have either not combined estimates of mechanical and metabolic energy or computed external mechanical work based on the limited combined limbs method. Here we present a comparison of the mechanics and energetics of hemiparetic and unimpaired walking at a matched speed. METHODS: Mechanical work done on the body centre of mass (COM) was computed by the individual limbs method and work done at individual leg joints was computed with an inverse dynamics analysis. Both estimates were converted to average powers and related to simultaneous estimates of net metabolic power, determined via indirect calorimetry. Efficiency of positive work was calculated as the ratio of average positive mechanical power [Formula: see text] to net metabolic power. RESULTS: Total [Formula: see text] was 20% greater for the hemiparetic group (H) than for the unimpaired control group (C) (0.49 vs. 0.41 W . kg(-1)). The greater [Formula: see text] was partly attributed to the paretic limb of hemiparetic walkers not providing appropriately timed push-off [Formula: see text] in the step-to-step transition. This led to compensatory non-paretic limb hip and knee [Formula: see text] which resulted in greater total mechanical work. Efficiency of positive work was not different between H and C. CONCLUSIONS: Increased work, not decreased efficiency, explains the greater metabolic cost of hemiparetic walking post-stroke. Our results highlighted the need to target improving paretic ankle push-off via therapy or assistive technology in order to reduce the metabolic cost of hemiparetic walking.","container-title":"Journal of NeuroEngineering and Rehabilitation","DOI":"10.1186/s12984-015-0012-x","ISSN":"17430003","issue":"1","note":"PMID: 25889030\nISBN: 1743-0003","page":"1-12","title":"Revisiting the mechanics and energetics of walking in individuals with chronic hemiparesis following stroke: From individual limbs to lower limb joints","volume":"12","author":[{"family":"Farris","given":"Dominic James"},{"family":"Hampton","given":"Austin"},{"family":"Lewek","given":"Michael D."},{"family":"Sawicki","given":"Gregory S."}],"issued":{"date-parts":[["2015"]]},"citation-key":"farrisRevisitingMechanicsEnergetics2015"}},{"id":1550,"uris":["http://zotero.org/users/5502413/items/IYJUT3SH"],"itemData":{"id":1550,"type":"article-journal","abstract":"It is well known that stroke patients walk with reduced speed, but their potential to increase walking speed can also be impaired and has not been thoroughly investigated. We hypothesized that failure to effectively recruit both hip ﬂexor and ankle plantarﬂexor muscles of the paretic side limits the potential to increase walking speed in lower functioning hemiparetic subjects. To test this hypothesis, we measured gait kinematics and kinetics of 12 persons with hemiparesis following stroke at self-selected and fast walking conditions. Two groups were identiﬁed: (1) lower functioning subjects (n = 6) who increased normalized walking speed from 0.52 leg lengths/s (ll/s, SEM: 0.04) to 0.72 ll/s (SEM: 0.03) and (2) higher functioning subjects (n = 6) who increased walking speed from 0.88 ll/s (SEM: 0.04) to 1.4 ll/s (SEM 0.03). Changes in spatiotemporal parameters, joint kinematics and kinetics between self-selected and fast walking were compared to control subjects examined at matched walking speeds (0.35 ll/s (SEM: 0.03), 0.63 ll/s (SEM: 0.03), 0.92 ll/s (SEM: 0.04) and 1.4 ll/s (SEM: 0.04)). Similar to speed-matched controls, the higher functioning hemiparetic subjects increased paretic limb hip ﬂexion power and ankle plantarﬂexion power to increase walking speed. The lower functioning hemiparetic subjects did not increase power generation at the hip or ankle to increase walking speed. This observation suggests that impaired ankle power generation combined with saturation of hip power generation limits the potential to increase walking speed in lower functioning hemiparetic subjects.","container-title":"Gait &amp; Posture","DOI":"10.1016/j.gaitpost.2008.07.010","ISSN":"09666362","issue":"1","language":"en","page":"129-137","source":"Crossref","title":"Capacity to increase walking speed is limited by impaired hip and ankle power generation in lower functioning persons post-stroke","volume":"29","author":[{"family":"Jonkers","given":"I."},{"family":"Delp","given":"S."},{"family":"Patten","given":"C."}],"issued":{"date-parts":[["2009",1]]},"citation-key":"jonkersCapacityIncreaseWalking2009"}},{"id":1447,"uris":["http://zotero.org/users/5502413/items/VLHS7TPE"],"itemData":{"id":1447,"type":"article-journal","container-title":"Neurorehabilitation and Neural Repair","DOI":"10.1177/1545968308318837","ISSN":"1545-9683, 1552-6844","issue":"6","language":"en","page":"672-675","source":"Crossref","title":"Validation of a Speed-Based Classification System Using Quantitative Measures of Walking Performance Poststroke","volume":"22","author":[{"family":"Bowden","given":"Mark G."},{"family":"Balasubramanian","given":"Chitralakshmi K."},{"family":"Behrman","given":"Andrea L."},{"family":"Kautz","given":"Steven A."}],"issued":{"date-parts":[["2008",11]]},"citation-key":"bowdenValidationSpeedBasedClassification2008"}},{"id":1107,"uris":["http://zotero.org/users/5502413/items/2AMR75HA"],"itemData":{"id":1107,"type":"article-journal","abstract":"Background. Recent rehabilitation efforts after stroke often focus on increasing walking speed because it is associated with quality of life. For individuals poststroke, propulsive force generated from the paretic limb has been shown to be correlated to walking speed. However, little is known about the relative contribution of the paretic versus the nonparetic propulsive forces to changes in walking speed. Objective. The primary purpose of this study was to determine the contribution of propulsive force generated from each limb to changes in walking speed during speed modulation within a session and as a result of a 12-week training program. Methods. Gait analysis was performed as participants (N = 38) with chronic poststroke hemiparesis walked at their self-selected and faster walking speeds on a treadmill before and after a 12-week gait retraining program. Results. Prior to training, stroke survivors increased nonparetic propulsive forces as the primary mechanism to change walking speed during speed modulation within a session. Following gait training, the paretic limb played a larger role during speed modulation within a session. In addition, the increases in paretic propulsive forces observed following gait training contributed to the increases in the self-selected walking speeds seen following training. Conclusions. Gait retraining in the chronic phase of stroke recovery facilitates paretic limb neuromotor recovery and reduces the reliance on the nonparetic limb’s generation of propulsive force to increase walking speed. These findings support gait rehabilitation efforts directed toward improving the paretic limb’s ability to generate propulsive force.","container-title":"Neurorehabilitation and Neural Repair","DOI":"10.1177/1545968315624780","ISSN":"1545-9683, 1552-6844","issue":"8","language":"en","page":"743-752","source":"Crossref","title":"Contribution of Paretic and Nonparetic Limb Peak Propulsive Forces to Changes in Walking Speed in Individuals Poststroke","volume":"30","author":[{"family":"Hsiao","given":"HaoYuan"},{"family":"Awad","given":"Louis N."},{"family":"Palmer","given":"Jacqueline A."},{"family":"Higginson","given":"Jill S."},{"family":"Binder-Macleod","given":"Stuart A."}],"issued":{"date-parts":[["2016",9]]},"citation-key":"hsiaoContributionPareticNonparetic2016"}},{"id":1105,"uris":["http://zotero.org/users/5502413/items/TKZXCHIR"],"itemData":{"id":1105,"type":"article-journal","abstract":"Background. Elucidation of the relative importance of commonly targeted biomechanical variables to poststroke longdistance walking function would facilitate optimal intervention design. Objectives. To determine the relative contribution of variables from 3 biomechanical constructs to poststroke long-distance walking function and identify the biomechanical changes underlying posttraining improvements in long-distance walking function. Methods. Forty-four individuals &gt;6 months after stroke participated in this study. A subset of these subjects (n = 31) underwent 12 weeks of high-intensity locomotor training. Cross-sectional (pretraining) and longitudinal (posttraining change) regression quantified the relationships between poststroke long-distance walking function, as measured via the 6-Minute Walk Test (6MWT), and walking biomechanics. Biomechanical variables were organized into stance phase (paretic propulsion and trailing limb angle), swing phase (paretic ankle dorsiflexion and knee flexion), and symmetry (step length and swing time) constructs. Results. Pretraining, all variables correlated with 6MWT distance (rs = .39 to .75, Ps &lt; .05); however, only propulsion (Prop) and trailing limb angle (TLA) independently predicted 6MWT distance, R2 = .655, F(6, 36) = 11.38, P &lt; .001. Interestingly, only ΔProp predicted Δ6MWT; however, pretraining Prop, pretraining TLA, and ΔTLA moderated this relationship (moderation model R2s = .383, .468, .289, respectively). Conclusions. The paretic limb’s ability to generate propulsion during walking is a critical determinant of long-distance walking function after stroke. This finding supports the development of poststroke interventions that target deficits in propulsion and trailing limb angle.","container-title":"Neurorehabilitation and Neural Repair","DOI":"10.1177/1545968314554625","ISSN":"1545-9683, 1552-6844","issue":"6","language":"en","page":"499-508","source":"Crossref","title":"Paretic Propulsion and Trailing Limb Angle Are Key Determinants of Long-Distance Walking Function After Stroke","volume":"29","author":[{"family":"Awad","given":"Louis N."},{"family":"Binder-Macleod","given":"Stuart A."},{"family":"Pohlig","given":"Ryan T."},{"family":"Reisman","given":"Darcy S."}],"issued":{"date-parts":[["2015",7]]},"citation-key":"awadPareticPropulsionTrailing2015"}},{"id":1551,"uris":["http://zotero.org/users/5502413/items/5MAAT66I"],"itemData":{"id":1551,"type":"article-journal","abstract":"Objective: To determine relationships between muscle activity and propulsive impulse in hemiparetic walking. Design: Cross-sectional. Setting: Gait analysis laboratory. Participants: Forty-nine poststroke patients with chronic hemiparesis, stratiﬁed into hemiparetic severity subgroups based on Brunnstrom stages of motor recovery, walking at their self-selected speed. Interventions: Not applicable. Main Outcome Measures: Percent of muscle activity in the paretic and nonparetic legs and net anteroposterior (AP) ground reaction force impulse (ie, the time integral of the AP ground reaction force) within 4 regions of the stance phase (ﬁrst double support, ﬁrst and second halves of single support, and second double support).\nResults: Medial gastrocnemius and soleus muscle activity correlated positively with paretic propulsion in the second half of single support and double support across all subjects and subjects grouped by hemiparetic severity. Tibialis anterior correlated negatively with paretic propulsion during preswing across all subjects and for subjects with moderate and severe hemiparesis. Rectus femoris activity also correlated negatively with preswing propulsion for the severe group. Uniarticular knee extensor activity correlated only with increased paretic braking in the ﬁrst double-support phase for the severe hemiparesis group. Nonparetic leg muscle activity correlated with propulsive impulses across all subjects, but not within the severe group exclusively.\nConclusions: Paretic propulsion is strongly associated with increased plantarﬂexor activity and also negatively associated with increased leg ﬂexor activity, especially in the severe hemiparesis group. These results suggest that exaggerated ﬂexor muscle activity may counteract the effects of the plantarﬂexors by ofﬂoading the leg and interfering with the limb’s ability to generate appropriate AP ground reaction forces. There is also evidence for speciﬁc relationships between paretic braking and nonparetic propulsive forces and changes in timing of muscle activation.","container-title":"Archives of Physical Medicine and Rehabilitation","DOI":"10.1016/j.apmr.2007.05.027","ISSN":"00039993","issue":"9","language":"en","page":"1127-1135","source":"Crossref","title":"Relationships Between Muscle Activity and Anteroposterior Ground Reaction Forces in Hemiparetic Walking","volume":"88","author":[{"family":"Turns","given":"Lindsey J."},{"family":"Neptune","given":"Richard R."},{"family":"Kautz","given":"Steven A."}],"issued":{"date-parts":[["2007",9]]},"citation-key":"turnsRelationshipsMuscleActivity2007"}}],"schema":"https://github.com/citation-style-language/schema/raw/master/csl-citation.json"} </w:instrText>
      </w:r>
      <w:r w:rsidR="00166A44">
        <w:rPr>
          <w:rFonts w:ascii="Times New Roman" w:hAnsi="Times New Roman" w:cs="Times New Roman"/>
        </w:rPr>
        <w:fldChar w:fldCharType="separate"/>
      </w:r>
      <w:r w:rsidR="009709ED" w:rsidRPr="009709ED">
        <w:rPr>
          <w:rFonts w:ascii="Times New Roman" w:hAnsi="Times New Roman" w:cs="Times New Roman"/>
          <w:vertAlign w:val="superscript"/>
        </w:rPr>
        <w:t>23,28,33–36</w:t>
      </w:r>
      <w:r w:rsidR="00166A44">
        <w:rPr>
          <w:rFonts w:ascii="Times New Roman" w:hAnsi="Times New Roman" w:cs="Times New Roman"/>
        </w:rPr>
        <w:fldChar w:fldCharType="end"/>
      </w:r>
      <w:r w:rsidRPr="00B95986">
        <w:rPr>
          <w:rFonts w:ascii="Times New Roman" w:hAnsi="Times New Roman" w:cs="Times New Roman"/>
        </w:rPr>
        <w:t xml:space="preserve">. Paretic propulsion is a well-documented variable in the </w:t>
      </w:r>
      <w:proofErr w:type="spellStart"/>
      <w:r w:rsidRPr="00B95986">
        <w:rPr>
          <w:rFonts w:ascii="Times New Roman" w:hAnsi="Times New Roman" w:cs="Times New Roman"/>
        </w:rPr>
        <w:t>poststroke</w:t>
      </w:r>
      <w:proofErr w:type="spellEnd"/>
      <w:r w:rsidRPr="00B95986">
        <w:rPr>
          <w:rFonts w:ascii="Times New Roman" w:hAnsi="Times New Roman" w:cs="Times New Roman"/>
        </w:rPr>
        <w:t xml:space="preserve"> population, with walking speed and long distance walking function both linked to community participation and perceived quality of life</w:t>
      </w:r>
      <w:r w:rsidR="009709ED">
        <w:rPr>
          <w:rFonts w:ascii="Times New Roman" w:hAnsi="Times New Roman" w:cs="Times New Roman"/>
        </w:rPr>
        <w:fldChar w:fldCharType="begin"/>
      </w:r>
      <w:r w:rsidR="009709ED">
        <w:rPr>
          <w:rFonts w:ascii="Times New Roman" w:hAnsi="Times New Roman" w:cs="Times New Roman"/>
        </w:rPr>
        <w:instrText xml:space="preserve"> ADDIN ZOTERO_ITEM CSL_CITATION {"citationID":"HrwResLp","properties":{"formattedCitation":"\\super 18,35,37\\uc0\\u8211{}40\\nosupersub{}","plainCitation":"18,35,37–40","noteIndex":0},"citationItems":[{"id":1400,"uris":["http://zotero.org/users/5502413/items/HQ24AQZX"],"itemData":{"id":1400,"type":"article-journal","container-title":"Royal Society Open Science","DOI":"10.1098/rsos.171673","ISSN":"2054-5703, 2054-5703","issue":"11","language":"en","note":"Citation Key: browneDoesDynamicStability2017","page":"171673","source":"Crossref","title":"Does dynamic stability govern propulsive force generation in human walking?","volume":"4","author":[{"family":"Browne","given":"Michael G."},{"family":"Franz","given":"Jason R."}],"issued":{"date-parts":[["2017",11]]},"citation-key":"browneDoesDynamicStability2017"}},{"id":1105,"uris":["http://zotero.org/users/5502413/items/TKZXCHIR"],"itemData":{"id":1105,"type":"article-journal","abstract":"Background. Elucidation of the relative importance of commonly targeted biomechanical variables to poststroke longdistance walking function would facilitate optimal intervention design. Objectives. To determine the relative contribution of variables from 3 biomechanical constructs to poststroke long-distance walking function and identify the biomechanical changes underlying posttraining improvements in long-distance walking function. Methods. Forty-four individuals &gt;6 months after stroke participated in this study. A subset of these subjects (n = 31) underwent 12 weeks of high-intensity locomotor training. Cross-sectional (pretraining) and longitudinal (posttraining change) regression quantified the relationships between poststroke long-distance walking function, as measured via the 6-Minute Walk Test (6MWT), and walking biomechanics. Biomechanical variables were organized into stance phase (paretic propulsion and trailing limb angle), swing phase (paretic ankle dorsiflexion and knee flexion), and symmetry (step length and swing time) constructs. Results. Pretraining, all variables correlated with 6MWT distance (rs = .39 to .75, Ps &lt; .05); however, only propulsion (Prop) and trailing limb angle (TLA) independently predicted 6MWT distance, R2 = .655, F(6, 36) = 11.38, P &lt; .001. Interestingly, only ΔProp predicted Δ6MWT; however, pretraining Prop, pretraining TLA, and ΔTLA moderated this relationship (moderation model R2s = .383, .468, .289, respectively). Conclusions. The paretic limb’s ability to generate propulsion during walking is a critical determinant of long-distance walking function after stroke. This finding supports the development of poststroke interventions that target deficits in propulsion and trailing limb angle.","container-title":"Neurorehabilitation and Neural Repair","DOI":"10.1177/1545968314554625","ISSN":"1545-9683, 1552-6844","issue":"6","language":"en","page":"499-508","source":"Crossref","title":"Paretic Propulsion and Trailing Limb Angle Are Key Determinants of Long-Distance Walking Function After Stroke","volume":"29","author":[{"family":"Awad","given":"Louis N."},{"family":"Binder-Macleod","given":"Stuart A."},{"family":"Pohlig","given":"Ryan T."},{"family":"Reisman","given":"Darcy S."}],"issued":{"date-parts":[["2015",7]]},"citation-key":"awadPareticPropulsionTrailing2015"}},{"id":1295,"uris":["http://zotero.org/users/5502413/items/VCW4QJWI"],"itemData":{"id":1295,"type":"article-journal","container-title":"Disability and Rehabilitation","DOI":"10.3109/09638288.2012.717575","ISSN":"0963-8288, 1464-5165","issue":"10","language":"en","page":"860-867","source":"Crossref","title":"Is walking faster or walking farther more important to persons with chronic stroke?","volume":"35","author":[{"family":"Combs","given":"Stephanie A."},{"family":"Van Puymbroeck","given":"Marieke"},{"family":"Altenburger","given":"Peter A."},{"family":"Miller","given":"Kristine K."},{"family":"Dierks","given":"Tracy A."},{"family":"Schmid","given":"Arlene A."}],"issued":{"date-parts":[["2013",5]]},"citation-key":"combsWalkingFasterWalking2013"}},{"id":1309,"uris":["http://zotero.org/users/5502413/items/XED6IJ9U"],"itemData":{"id":1309,"type":"article-journal","abstract":"Walking is a motor task requiring coordination of many muscles. Previous biomechanical studies, based primarily on analyses of the net ankle moment during stance, have concluded diﬀerent functional roles for the plantar ﬂexors. We hypothesize that some of the disparities in interpretation arise because of the eﬀects of the uniarticular and biarticular muscles that comprise the plantar ﬂexor group have not been separated. Furthermore, we believe that an accurate determination of muscle function requires quantiﬁcation of the contributions of individual plantar ﬂexor muscles to the energetics of individual body segments. In this study, we examined the individual contributions of the ankle plantar ﬂexors (gastrocnemius (GAS); soleus (SOL)) to the body segment energetics using a musculoskeletal model and optimization framework to generate a forward dynamics simulation of normal walking at 1.5 m/s. At any instant in the gait cycle, the contribution of a muscle to support and forward progression was deﬁned by its contribution to trunk vertical and horizontal acceleration, respectively, and its contribution to swing initiation by the mechanical energy it delivers to the leg in pre-swing (i.e., double-leg stance prior to toe-oﬀ). GAS and SOL were both found to provide trunk support during single-leg stance and pre-swing. In early single-leg stance, undergoing eccentric and isometric activity, they accelerate the trunk vertically but decelerate forward trunk progression. In mid single-leg stance, while isometric, GAS delivers energy to the leg while SOL decelerates it, and SOL delivers energy to the trunk while GAS decelerates it. In late single-leg stance through pre-swing, though GAS and SOL both undergo concentric activity and accelerate the trunk forward while decelerating the downward motion of the trunk (i.e., providing forward progression and support), they execute diﬀerent energetic functions. The energy produced from SOL accelerates the trunk forward, whereas GAS delivers almost all its energy to accelerate the leg to initiate swing. Although GAS and SOL maintain or accelerate forward motion in mid single-leg stance through pre-swing, other muscles acting at the beginning of stance contribute comparably to forward progression. In summary, throughout single-leg stance both SOL and GAS provide vertical support, in mid single-leg stance SOL and GAS have opposite energetic eﬀects on the leg and trunk to ensure support and forward progression of both the leg and trunk, and in pre-swing only GAS contributes to swing initiation. r 2001 Elsevier Science Ltd. All rights reserved.","container-title":"Journal of Biomechanics","DOI":"10.1016/S0021-9290(01)00105-1","ISSN":"00219290","issue":"11","language":"en","page":"1387-1398","source":"Crossref","title":"Contributions of the individual ankle plantar flexors to support, forward progression and swing initiation during walking","volume":"34","author":[{"family":"Neptune","given":"R.R."},{"family":"Kautz","given":"S.A."},{"family":"Zajac","given":"F.E."}],"issued":{"date-parts":[["2001",11]]},"citation-key":"neptuneContributionsIndividualAnkle2001"}},{"id":248,"uris":["http://zotero.org/users/5502413/items/RJW8YPHL"],"itemData":{"id":248,"type":"article-journal","abstract":"Objectives: To identify the clinical measures associated with improved walking speed after locomotor rehabilitation in individuals poststroke and how those who respond with clinically meaningful changes in walking speed differ from those with smaller speed increases. Design: A single group pre-post intervention study. Participants were stratified on the basis of a walking speed change of greater than (responders) or less than (nonresponders).16m/s. Paired sample t tests were run to assess changes in each group, and correlations were run between the change in each variable and change in walking speed. Setting: Outpatient interdisciplinary rehabilitation research center. Participants: Hemiparetic subjects (N=27) (17 left hemiparesis; 19 men; age: 58.74±12.97y; 22.70±16.38mo poststroke). Intervention: A 12-week locomotor intervention incorporating training on a treadmill with body weight support and manual trainers accompanied by training overground walking. Main Outcome Measures: Measures of motor control, balance, functional walking ability, and endurance were collected at pre- and postintervention assessments. Results: Eighteen responders and 9 nonresponders differed by age (responders=63.6y, nonresponders=49.0y, P=.001) and the lower extremity Fugl-Meyer Assessment score (responders=24.7, nonresponders=19.9, P=.003). Responders demonstrated an average improvement of.27m/s in walking speed as well as significant gains in all variables except daily step activity and paretic step ratio. Conversely, nonresponders demonstrated statistically significant improvements only in walking speed and endurance. However, the walking speed increase of.10m/s was not clinically meaningful. Change in walking speed was negatively correlated with changes in motor control in the nonresponder group, implying that walking speed gains may have been accomplished via compensatory mechanisms. Conclusions: This study is a step toward discerning the underlying factors contributing to improved walking performance.","container-title":"Archives of Physical Medicine and Rehabilitation","DOI":"10.1016/j.apmr.2012.11.032","ISSN":"00039993","issue":"5","note":"PMID: 23220082\npublisher: Elsevier Ltd\nISBN: 0003-9993","page":"856-862","title":"Locomotor rehabilitation of individuals with chronic stroke: Difference between responders and nonresponders","volume":"94","author":[{"family":"Bowden","given":"Mark G."},{"family":"Behrman","given":"Andrea L."},{"family":"Neptune","given":"Richard R."},{"family":"Gregory","given":"Chris M."},{"family":"Kautz","given":"Steven A."}],"issued":{"date-parts":[["2013"]]},"citation-key":"bowdenLocomotorRehabilitationIndividuals2013"}},{"id":512,"uris":["http://zotero.org/users/5502413/items/88N6GZ43"],"itemData":{"id":512,"type":"article-journal","abstract":"BACKGROUND AND PURPOSE Walking ability poststroke is commonly assessed using gait speed categories developed by Perry et al. The purpose of this study was to reexamine factors that predict home and community ambulators determined from real-world walking activity data using activity monitors. METHODS Secondary analyses of real-world walking activity from 2 stroke trials. Home (100-2499 steps/d), most limited community (2500-4499 steps/d), least limited community (5000-74 999), and full community (≥7500 steps/d) walking categories were developed based on normative data. Independent variables to predict walking categories were comfortable and fast gait speed, 6-minute walk test, Berg Balance Scale, Fugl Meyer, and Stroke Impact Scale. Data were analyzed using multivariate analyses to identify significant variables associated with walking categories, bootstrap method to select the most stable model and receiver-operating characteristic to identify cutoff values. RESULTS Data from 441 individuals poststroke were analyzed. The 6-minute walk test, Fugl Meyer, and Berg Balance Scale combined were the strongest predictors of home versus community and limited versus unlimited community ambulators. The 6-minute walk test was the strongest individual variable in predicting home versus community (receiver-operating characteristic area under curve=0.82) and limited versus full community ambulators (receiver-operating characteristic area under curve=0.76). A comfortable gait speed of 0.49 m/s discriminated between home and community and a comfortable gait speed of 0.93 m/s discriminated between limited community and full community ambulators. CONCLUSIONS The 6-minute walk test was better able to discriminate among home, limited community, and full community ambulators than comfortable gait speed. Gait speed values commonly used to distinguish between home and community walkers may overestimate walking activity.","container-title":"Stroke","DOI":"10.1161/STROKEAHA.116.015309","ISSN":"15244628","issue":"2","note":"PMID: 28057807\nISBN: 1532-821X (Electronic) 0003-9993 (Linking)\nCitation Key Alias: fulkPredictingHomeCommunity2017","page":"406-411","title":"Predicting Home and Community Walking Activity Poststroke","volume":"48","author":[{"family":"Fulk","given":"George D."},{"family":"He","given":"Ying"},{"family":"Boyne","given":"Pierce"},{"family":"Dunning","given":"Kari"}],"issued":{"date-parts":[["2017"]]},"citation-key":"fulkPredictingHomeCommunity2017a"}}],"schema":"https://github.com/citation-style-language/schema/raw/master/csl-citation.json"} </w:instrText>
      </w:r>
      <w:r w:rsidR="009709ED">
        <w:rPr>
          <w:rFonts w:ascii="Times New Roman" w:hAnsi="Times New Roman" w:cs="Times New Roman"/>
        </w:rPr>
        <w:fldChar w:fldCharType="separate"/>
      </w:r>
      <w:r w:rsidR="009709ED" w:rsidRPr="009709ED">
        <w:rPr>
          <w:rFonts w:ascii="Times New Roman" w:hAnsi="Times New Roman" w:cs="Times New Roman"/>
          <w:vertAlign w:val="superscript"/>
        </w:rPr>
        <w:t>18,35,37–40</w:t>
      </w:r>
      <w:r w:rsidR="009709ED">
        <w:rPr>
          <w:rFonts w:ascii="Times New Roman" w:hAnsi="Times New Roman" w:cs="Times New Roman"/>
        </w:rPr>
        <w:fldChar w:fldCharType="end"/>
      </w:r>
      <w:r w:rsidRPr="00B95986">
        <w:rPr>
          <w:rFonts w:ascii="Times New Roman" w:hAnsi="Times New Roman" w:cs="Times New Roman"/>
        </w:rPr>
        <w:t xml:space="preserve">.  </w:t>
      </w:r>
    </w:p>
    <w:p w14:paraId="50820514" w14:textId="23CF4BE6" w:rsidR="006E7A55" w:rsidRPr="00B95986" w:rsidRDefault="00BC3F09" w:rsidP="006E7A55">
      <w:pPr>
        <w:spacing w:line="480" w:lineRule="auto"/>
        <w:rPr>
          <w:rFonts w:ascii="Times New Roman" w:hAnsi="Times New Roman" w:cs="Times New Roman"/>
        </w:rPr>
      </w:pPr>
      <w:r w:rsidRPr="00B95986">
        <w:rPr>
          <w:rFonts w:ascii="Times New Roman" w:hAnsi="Times New Roman" w:cs="Times New Roman"/>
        </w:rPr>
        <w:tab/>
        <w:t xml:space="preserve">While </w:t>
      </w:r>
      <w:r>
        <w:rPr>
          <w:rFonts w:ascii="Times New Roman" w:hAnsi="Times New Roman" w:cs="Times New Roman"/>
        </w:rPr>
        <w:t>a</w:t>
      </w:r>
      <w:r w:rsidRPr="00B95986">
        <w:rPr>
          <w:rFonts w:ascii="Times New Roman" w:hAnsi="Times New Roman" w:cs="Times New Roman"/>
        </w:rPr>
        <w:t xml:space="preserve"> </w:t>
      </w:r>
      <w:r w:rsidR="006E7A55" w:rsidRPr="00B95986">
        <w:rPr>
          <w:rFonts w:ascii="Times New Roman" w:hAnsi="Times New Roman" w:cs="Times New Roman"/>
        </w:rPr>
        <w:t>primary goal of stroke rehabilitation is the return to efficient walking patter</w:t>
      </w:r>
      <w:r w:rsidR="00816FDF">
        <w:rPr>
          <w:rFonts w:ascii="Times New Roman" w:hAnsi="Times New Roman" w:cs="Times New Roman"/>
        </w:rPr>
        <w:t>n</w:t>
      </w:r>
      <w:r w:rsidR="006E7A55" w:rsidRPr="00B95986">
        <w:rPr>
          <w:rFonts w:ascii="Times New Roman" w:hAnsi="Times New Roman" w:cs="Times New Roman"/>
        </w:rPr>
        <w:t>s, current therapies are insufficient in reducing this disability</w:t>
      </w:r>
      <w:r w:rsidR="009709ED">
        <w:rPr>
          <w:rFonts w:ascii="Times New Roman" w:hAnsi="Times New Roman" w:cs="Times New Roman"/>
        </w:rPr>
        <w:fldChar w:fldCharType="begin"/>
      </w:r>
      <w:r w:rsidR="009709ED">
        <w:rPr>
          <w:rFonts w:ascii="Times New Roman" w:hAnsi="Times New Roman" w:cs="Times New Roman"/>
        </w:rPr>
        <w:instrText xml:space="preserve"> ADDIN ZOTERO_ITEM CSL_CITATION {"citationID":"9Q3kchqO","properties":{"formattedCitation":"\\super 41\\uc0\\u8211{}43\\nosupersub{}","plainCitation":"41–43","noteIndex":0},"citationItems":[{"id":2012,"uris":["http://zotero.org/users/5502413/items/JYTLAF7C"],"itemData":{"id":2012,"type":"article-journal","abstract":"Purpose: The purpose of this study was to examine whether the walking activity of persons with stroke could be increased through participation in a step activity monitoring program and to assess whether this occurred through a change in the structure of walking activity. Method: Sixteen individuals living with chronic stroke (46 months post-stroke) wore a StepWatch Activity Monitor (SAM) and completed a four-week goal centered activity monitoring program. Descriptors of step activity were averaged across baseline and the last week of monitoring, and were used to analyze the changes. Descriptors of step activity included: steps per day, bouts per day, steps per bout, total time walking per day, and the number of short (540 steps), medium (41–500 steps), and long (4500 steps) walking bouts. Results: As a group, the number of steps per day significantly increased over the four weeks of activity monitoring (p ¼ 0.005). Subjects also demonstrated a significant improvement in the total time walking (p ¼ 0.023), and the number of medium (p ¼ 0.033) and long (p ¼ 0.050) walking bouts. At the baseline and the final assessment, more than half of the bouts were short bouts of walking (67.6 ± 8% and 68.2 ± 8% respectively). Conclusions: A goal centered step activity monitoring program can improve daily walking activity after stroke through increases in the amount of total time walking, and medium and long walking bouts.","container-title":"Disability and Rehabilitation","DOI":"10.3109/09638288.2014.903303","ISSN":"0963-8288, 1464-5165","issue":"26","language":"en","page":"2233-2236","source":"Crossref","title":"A step activity monitoring program improves real world walking activity post stroke","volume":"36","author":[{"family":"Danks","given":"Kelly A."},{"family":"Roos","given":"Margaret A."},{"family":"McCoy","given":"Dana"},{"family":"Reisman","given":"Darcy S."}],"issued":{"date-parts":[["2014",12]]},"citation-key":"danksStepActivityMonitoring2014"}},{"id":2010,"uris":["http://zotero.org/users/5502413/items/AICPRN7S"],"itemData":{"id":2010,"type":"article-journal","abstract":"Background. Exercise interventions can enhance mobility after stroke as well as prevent falls in elderly persons. Objective. Investigate whether an exercise intervention can enhance mobility, prevent falls, and increase physical activity among community-dwelling people after stroke. Method. A randomized trial with blinding of physical outcome assessment was conducted through local stroke clubs. Both groups, on average 5.9 years poststroke, received exercise classes, advice, and a home program for 12 months.The experimental group (EG) program (n = 76) aimed to improve walking, prevent falls and increase physical activity. The control group (CG) program (n = 75) aimed to improve upper-limb and cognitive functions. The primary outcomes were walking capacity, walking speed measured before and after the intervention, and fall rates monitored monthly. Results. At 12 months, the EG walked 34 m further in 6 minutes (95% confidence interval [CI] = 1950; P &lt; .001) and 0.07 m/s faster over 10 m (95% CI = 0.01-0.14; P = .03) than the CG. The EG had 129 falls, and the CG had 133.There were no differences in proportion of fallers (relative risk = 1.22; 95% CI = 0.91-1.62; P = .19) or the rate of falls between groups (incidence rate ratio = 0.96; 95% CI = 0.59-1.51; P = .88). Conclusion. The experimental intervention delivered through stroke clubs enhanced aspects of mobility but had no effect on falls.","container-title":"Neurorehabilitation and Neural Repair","DOI":"10.1177/1545968312441711","ISSN":"1545-9683, 1552-6844","issue":"9","language":"en","page":"1046-1057","source":"Crossref","title":"Exercise to Enhance Mobility and Prevent Falls After Stroke: The Community Stroke Club Randomized Trial","title-short":"Exercise to Enhance Mobility and Prevent Falls After Stroke","volume":"26","author":[{"family":"Dean","given":"Catherine M."},{"family":"Rissel","given":"Chris"},{"family":"Sherrington","given":"Catherine"},{"family":"Sharkey","given":"Michelle"},{"family":"Cumming","given":"Robert G."},{"family":"Lord","given":"Stephen R."},{"family":"Barker","given":"Ruth N."},{"family":"Kirkham","given":"Catherine"},{"family":"O’Rourke","given":"Sandra"}],"issued":{"date-parts":[["2012",11]]},"citation-key":"deanExerciseEnhanceMobility2012"}},{"id":1313,"uris":["http://zotero.org/users/5502413/items/LTZBCPE8"],"itemData":{"id":1313,"type":"article-journal","container-title":"Neurorehabilitation and Neural Repair","DOI":"10.1177/1545968308315997","ISSN":"1545-9683, 1552-6844","issue":"6","language":"en","page":"649-660","source":"Crossref","title":"Rehabilitation of Gait Speed After Stroke: A Critical Review of Intervention Approaches","title-short":"Rehabilitation of Gait Speed After Stroke","volume":"22","author":[{"family":"Dickstein","given":"Ruth"}],"issued":{"date-parts":[["2008",11]]},"citation-key":"dicksteinRehabilitationGaitSpeed2008"}}],"schema":"https://github.com/citation-style-language/schema/raw/master/csl-citation.json"} </w:instrText>
      </w:r>
      <w:r w:rsidR="009709ED">
        <w:rPr>
          <w:rFonts w:ascii="Times New Roman" w:hAnsi="Times New Roman" w:cs="Times New Roman"/>
        </w:rPr>
        <w:fldChar w:fldCharType="separate"/>
      </w:r>
      <w:r w:rsidR="009709ED" w:rsidRPr="009709ED">
        <w:rPr>
          <w:rFonts w:ascii="Times New Roman" w:hAnsi="Times New Roman" w:cs="Times New Roman"/>
          <w:vertAlign w:val="superscript"/>
        </w:rPr>
        <w:t>41–43</w:t>
      </w:r>
      <w:r w:rsidR="009709ED">
        <w:rPr>
          <w:rFonts w:ascii="Times New Roman" w:hAnsi="Times New Roman" w:cs="Times New Roman"/>
        </w:rPr>
        <w:fldChar w:fldCharType="end"/>
      </w:r>
      <w:r w:rsidR="006E7A55" w:rsidRPr="00B95986">
        <w:rPr>
          <w:rFonts w:ascii="Times New Roman" w:hAnsi="Times New Roman" w:cs="Times New Roman"/>
        </w:rPr>
        <w:t>. The priority of current rehabilitation protocols is to obtain walking independence as quickly as possible, often measured through walking speed</w:t>
      </w:r>
      <w:r w:rsidR="009709ED">
        <w:rPr>
          <w:rFonts w:ascii="Times New Roman" w:hAnsi="Times New Roman" w:cs="Times New Roman"/>
        </w:rPr>
        <w:fldChar w:fldCharType="begin"/>
      </w:r>
      <w:r w:rsidR="009709ED">
        <w:rPr>
          <w:rFonts w:ascii="Times New Roman" w:hAnsi="Times New Roman" w:cs="Times New Roman"/>
        </w:rPr>
        <w:instrText xml:space="preserve"> ADDIN ZOTERO_ITEM CSL_CITATION {"citationID":"hzR9Eayx","properties":{"formattedCitation":"\\super 32,44\\nosupersub{}","plainCitation":"32,44","noteIndex":0},"citationItems":[{"id":1781,"uris":["http://zotero.org/users/5502413/items/WTNKYTXQ"],"itemData":{"id":1781,"type":"article-journal","abstract":"Poststroke hemiplegic gait is a mixture of deviations and compensatory motion dictated by residual functions, and thus each patient must be examined and his/her unique gait pattern identified and documented. Quantitative 3-dimensional gait analysis is the best way to understand the complex multifactorial gait dysfunction in hemiparetic patients. The goals of the present work are to (1) review the temporospatial, kinematic, kinetic, and electromyographic deviations from normal gait that commonly occur after stroke and are of clinical significance, along with the most likely causes of these deviations, and (2) differentiate the departures from normal gait parameters that arise as a direct consequence of poststroke motor problems and those that arise as learned or adaptive compensations for poststroke motor problems.","container-title":"American Academy of Physical Medicine and Rehabilitation","DOI":"10.1016/j.pmrj.2013.12.017","ISSN":"1934-1563","issue":"7","language":"en","page":"635-642","source":"Wiley Online Library","title":"Gait Disturbances in Patients With Stroke","volume":"6","author":[{"family":"Balaban","given":"Birol"},{"family":"Tok","given":"Fatih"}],"issued":{"date-parts":[["2014"]]},"citation-key":"balabanGaitDisturbancesPatients2014"}},{"id":1307,"uris":["http://zotero.org/users/5502413/items/II28WPXR"],"itemData":{"id":1307,"type":"chapter","container-title":"Handbook of Clinical Neurology","ISBN":"978-0-444-52901-5","language":"en","note":"DOI: 10.1016/B978-0-444-52901-5.00008-3","page":"93-103","publisher":"Elsevier","source":"Crossref","title":"Motor learning principles for neurorehabilitation","URL":"https://linkinghub.elsevier.com/retrieve/pii/B9780444529015000083","volume":"110","author":[{"family":"Kitago","given":"Tomoko"},{"family":"Krakauer","given":"John W."}],"accessed":{"date-parts":[["2019",4,29]]},"issued":{"date-parts":[["2013"]]},"citation-key":"kitagoMotorLearningPrinciples2013"}}],"schema":"https://github.com/citation-style-language/schema/raw/master/csl-citation.json"} </w:instrText>
      </w:r>
      <w:r w:rsidR="009709ED">
        <w:rPr>
          <w:rFonts w:ascii="Times New Roman" w:hAnsi="Times New Roman" w:cs="Times New Roman"/>
        </w:rPr>
        <w:fldChar w:fldCharType="separate"/>
      </w:r>
      <w:r w:rsidR="009709ED" w:rsidRPr="009709ED">
        <w:rPr>
          <w:rFonts w:ascii="Times New Roman" w:hAnsi="Times New Roman" w:cs="Times New Roman"/>
          <w:vertAlign w:val="superscript"/>
        </w:rPr>
        <w:t>32,44</w:t>
      </w:r>
      <w:r w:rsidR="009709ED">
        <w:rPr>
          <w:rFonts w:ascii="Times New Roman" w:hAnsi="Times New Roman" w:cs="Times New Roman"/>
        </w:rPr>
        <w:fldChar w:fldCharType="end"/>
      </w:r>
      <w:r w:rsidR="006E7A55" w:rsidRPr="00B95986">
        <w:rPr>
          <w:rFonts w:ascii="Times New Roman" w:hAnsi="Times New Roman" w:cs="Times New Roman"/>
        </w:rPr>
        <w:t>; while increases in walking speed are linked to walking independence, it is often the result of compensatory strategies</w:t>
      </w:r>
      <w:r w:rsidR="009709ED">
        <w:rPr>
          <w:rFonts w:ascii="Times New Roman" w:hAnsi="Times New Roman" w:cs="Times New Roman"/>
        </w:rPr>
        <w:fldChar w:fldCharType="begin"/>
      </w:r>
      <w:r w:rsidR="009709ED">
        <w:rPr>
          <w:rFonts w:ascii="Times New Roman" w:hAnsi="Times New Roman" w:cs="Times New Roman"/>
        </w:rPr>
        <w:instrText xml:space="preserve"> ADDIN ZOTERO_ITEM CSL_CITATION {"citationID":"Pb7lOQdv","properties":{"formattedCitation":"\\super 29\\nosupersub{}","plainCitation":"29","noteIndex":0},"citationItems":[{"id":8,"uris":["http://zotero.org/users/5502413/items/KBELQNDZ"],"itemData":{"id":8,"type":"article-journal","abstract":"Treadmill walking was used to assess the consistent gait differences between six individuals with post-stroke hemiparesis and six non-disabled, healthy controls at matched speeds. The hemiparetic subjects walked on the treadmill at their comfortable speeds, while each control walked at the same speed as the hemiparetic subject with whom he or she was matched. Kinematic and insole pressure data were collected from multiple, steady-state gait cycles. A large set of gait differences found between hemiparetic and non-disabled subjects was consistent with impaired swing initiation in the paretic limb (i.e., inadequate propulsion of the leg during pre-swing, increased percentage swing time, and reduced knee flexion at toe-off and mid-swing in the paretic limb) and related compensatory strategies (i.e., pelvic hiking and swing-phase propulsion and circumduction of the paretic limb). Exaggerated positive work associated with raising the trunk during pre-swing and swing of the paretic limb, consistent with pelvic hiking, contributed to increased mechanical energetic cost during walking. A second set of gait differences found was consistent with impaired single limb support on the paretic limb (i.e., shortened support time on the paretic limb) and related compensatory strategies (i.e., exaggerated propulsion of the non-paretic limb during pre-swing to shorten its swing time). Other significant gait differences included asymmetry in step length and increased step width. We conclude that consistent gait differences exist between hemiparetic and non-disabled subjects walking at matched speeds. The differences provide insights, concerning hemiparetic impairment and related compensatory strategies, that are in addition to the observation of slow walking speed.","container-title":"Gait &amp; Posture","DOI":"10.1016/j.gaitpost.2004.06.009","ISSN":"09666362","issue":"1","note":"Citation Key Alias: chenGaitDifferencesIndividuals2005a\nISBN: 0966-6362 (Print)\\n0966-6362 (Linking)\nPMID: 15996592","page":"51-56","title":"Gait differences between individuals with post-stroke hemiparesis and non-disabled controls at matched speeds","volume":"22","author":[{"family":"Chen","given":"George"},{"family":"Patten","given":"Carolynn"},{"family":"Kothari","given":"Dhara H."},{"family":"Zajac","given":"Felix E."}],"issued":{"date-parts":[["2005"]]},"citation-key":"chenGaitDifferencesIndividuals2005"}}],"schema":"https://github.com/citation-style-language/schema/raw/master/csl-citation.json"} </w:instrText>
      </w:r>
      <w:r w:rsidR="009709ED">
        <w:rPr>
          <w:rFonts w:ascii="Times New Roman" w:hAnsi="Times New Roman" w:cs="Times New Roman"/>
        </w:rPr>
        <w:fldChar w:fldCharType="separate"/>
      </w:r>
      <w:r w:rsidR="009709ED" w:rsidRPr="009709ED">
        <w:rPr>
          <w:rFonts w:ascii="Times New Roman" w:hAnsi="Times New Roman" w:cs="Times New Roman"/>
          <w:vertAlign w:val="superscript"/>
        </w:rPr>
        <w:t>29</w:t>
      </w:r>
      <w:r w:rsidR="009709ED">
        <w:rPr>
          <w:rFonts w:ascii="Times New Roman" w:hAnsi="Times New Roman" w:cs="Times New Roman"/>
        </w:rPr>
        <w:fldChar w:fldCharType="end"/>
      </w:r>
      <w:r w:rsidR="006E7A55" w:rsidRPr="00B95986">
        <w:rPr>
          <w:rFonts w:ascii="Times New Roman" w:hAnsi="Times New Roman" w:cs="Times New Roman"/>
        </w:rPr>
        <w:t xml:space="preserve">. </w:t>
      </w:r>
      <w:r w:rsidRPr="00B95986">
        <w:rPr>
          <w:rFonts w:ascii="Times New Roman" w:hAnsi="Times New Roman" w:cs="Times New Roman"/>
        </w:rPr>
        <w:t>Common solutions such as ankle-foot orthoses,</w:t>
      </w:r>
      <w:r w:rsidR="006E7A55" w:rsidRPr="00B95986" w:rsidDel="00FC5E0A">
        <w:rPr>
          <w:rFonts w:ascii="Times New Roman" w:hAnsi="Times New Roman" w:cs="Times New Roman"/>
        </w:rPr>
        <w:t xml:space="preserve"> </w:t>
      </w:r>
      <w:r w:rsidR="00FC5E0A">
        <w:rPr>
          <w:rFonts w:ascii="Times New Roman" w:hAnsi="Times New Roman" w:cs="Times New Roman"/>
        </w:rPr>
        <w:t xml:space="preserve">while </w:t>
      </w:r>
      <w:r w:rsidR="006E7A55" w:rsidRPr="00B95986">
        <w:rPr>
          <w:rFonts w:ascii="Times New Roman" w:hAnsi="Times New Roman" w:cs="Times New Roman"/>
        </w:rPr>
        <w:t>aiding in paretic limb ground clearance, have negative effects on propulsion and gait adaptability, leading to an increase in energy cost of walking</w:t>
      </w:r>
      <w:r w:rsidR="009709ED">
        <w:rPr>
          <w:rFonts w:ascii="Times New Roman" w:hAnsi="Times New Roman" w:cs="Times New Roman"/>
        </w:rPr>
        <w:fldChar w:fldCharType="begin"/>
      </w:r>
      <w:r w:rsidR="009709ED">
        <w:rPr>
          <w:rFonts w:ascii="Times New Roman" w:hAnsi="Times New Roman" w:cs="Times New Roman"/>
        </w:rPr>
        <w:instrText xml:space="preserve"> ADDIN ZOTERO_ITEM CSL_CITATION {"citationID":"DcLgONg7","properties":{"formattedCitation":"\\super 45\\uc0\\u8211{}47\\nosupersub{}","plainCitation":"45–47","noteIndex":0},"citationItems":[{"id":2021,"uris":["http://zotero.org/users/5502413/items/FZWR5X6F"],"itemData":{"id":2021,"type":"article-journal","abstract":"Background. A reduced capacity to modify gait to the environment may contribute to the risk of falls in people with poststroke foot drop using an ankle-foot orthosis.\nObjective. This study aimed to quantify their capacity to restore steady gait after a step modiﬁcation. Design. This was a cross-sectional, observational study.\nMethods. Nineteen people in the chronic phase (Ͼ6 months) after stroke (mean ageϭ55.0 years, SDϭ10.1) and 20 people of similar age (mean ageϭ54.6 years, SDϭ12.0) who were able-bodied were included. Participants were instructed to avoid obstacles that were suddenly released in front of the paretic leg (stroke group) or left leg (control group) while walking on a treadmill. Outcomes were success rates of obstacle avoidance as well as post-crossing step length, step duration, hip ﬂexion angle at foot-strike, and peak hip extension of the steps measured within 10 seconds following obstacle release.\nResults. Success rates of obstacle avoidance were lower for people poststroke. Moreover, their ﬁrst post-crossing step length and duration (ie, the nonparetic step) deviated more from steady gait than those of people in the control group (ie, the right step), with lower values for people poststroke. Similar deviations were observed for post-crossing hip ﬂexion and extension excursions. Limitations. People poststroke were relatively mildly impaired and used an anklefoot orthosis, which may limit the generalizability of the results to other populations poststroke.\nConclusions. People with poststroke foot drop using an ankle-foot orthosis had reduced gait adaptability, as evidenced by lower success rates of obstacle avoidance as well as an impaired capacity to restore steady gait after crossing an obstacle. The latter ﬁnding unveils their difﬁculty in incorporating step modiﬁcations in ongoing gait.","container-title":"Physical Therapy","DOI":"10.2522/ptj.20130108","ISSN":"0031-9023, 1538-6724","issue":"5","language":"en","page":"654-663","source":"Crossref","title":"The Capacity to Restore Steady Gait After a Step Modification Is Reduced in People With Poststroke Foot Drop Using an Ankle-Foot Orthosis","volume":"94","author":[{"family":"Swigchem","given":"Roos","non-dropping-particle":"van"},{"family":"Roerdink","given":"Melvyn"},{"family":"Weerdesteyn","given":"Vivian"},{"family":"Geurts","given":"Alexander C."},{"family":"Daffertshofer","given":"Andreas"}],"issued":{"date-parts":[["2014",5,1]]},"citation-key":"vanswigchemCapacityRestoreSteady2014"}},{"id":2017,"uris":["http://zotero.org/users/5502413/items/JQA2CIYU"],"itemData":{"id":2017,"type":"article-journal","abstract":"Background—In post-stroke hemiparetic subjects, solid polypropylene ankle-foot-orthoses are commonly prescribed to assist in foot clearance during swing while bracing the ankle during stance. Mobility demands, such as changing walking speed and direction, are accomplished by accelerating or decelerating the body and maintaining dynamic balance. Previous studies have shown that the ankle plantarflexors are primary contributors to these essential biomechanical functions. Thus, with ankle-foot-orthoses limiting ankle motion and plantarflexor output during stance, execution of these walking subtasks may be compromised. This study examined the influence of a solid polypropylene ankle-foot-orthosis on forward propulsion and dynamic balance in healthy adults.","container-title":"Clinical Biomechanics","DOI":"10.1016/j.clinbiomech.2014.02.007","ISSN":"02680033","issue":"5","language":"en","page":"583-589","source":"Crossref","title":"The influence of solid ankle-foot-orthoses on forward propulsion and dynamic balance in healthy adults during walking","volume":"29","author":[{"family":"Vistamehr","given":"Arian"},{"family":"Kautz","given":"Steven A."},{"family":"Neptune","given":"Richard R."}],"issued":{"date-parts":[["2014",5]]},"citation-key":"vistamehrInfluenceSolidAnklefootorthoses2014"}},{"id":2019,"uris":["http://zotero.org/users/5502413/items/PS7WKAB4"],"itemData":{"id":2019,"type":"article-journal","abstract":"The plantarﬂexors provide a major source of propulsion during walking. When mechanical power generation from the plantarﬂexor muscles is limited, other joints may compensate to maintain a consistent walking velocity, but likely at increased metabolic cost. The purpose of this study was to determine how a unilateral reduction in ankle plantarﬂexor power inﬂuences the redistribution of mechanical power generation within and across limbs and the associated change in the metabolic cost of walking. Twelve unimpaired young adults walked with an ankle brace on the dominant limb at 1.2 m/s on a dual-belt instrumented treadmill. Lower extremity kinematics and kinetics as well as gas exchange data were collected in two conditions: (1) with the brace unlocked (FREE) and (2) with the brace locked (FIXED). The brace signiﬁcantly reduced ankle plantarﬂexion excursion by 12.967 3.601 (p o 0.001) and peak ankle mechanical power by 1.03 7 0.51 W/kg (p o 0.001) in the FIXED versus FREE condition. Consequently, metabolic power (W/kg) of walking in the FIXED condition increased by 7.4% compared to the FREE condition (p ¼0.03). Increased bilateral hip mechanical power generation was observed in the FIXED condition (p o0.001). These results suggest that walking with reduced ankle power increases metabolic demand due to the redistribution of mechanical power generation from highly efﬁcient ankle muscle-tendons to less efﬁcient hip muscle-tendons. A within and across limb redistribution of mechanical workload represents a potential mechanism for increased metabolic demand in pathological populations with plantarﬂexion deﬁcits or those that walk with an ankle–foot orthosis that restricts range of motion.","container-title":"Journal of Biomechanics","DOI":"10.1016/j.jbiomech.2012.06.035","ISSN":"00219290","issue":"14","language":"en","page":"2405-2410","source":"Crossref","title":"The influence of a unilateral fixed ankle on metabolic and mechanical demands during walking in unimpaired young adults","volume":"45","author":[{"family":"Wutzke","given":"Clinton J."},{"family":"Sawicki","given":"Gregory S."},{"family":"Lewek","given":"Michael D."}],"issued":{"date-parts":[["2012",9]]},"citation-key":"wutzkeInfluenceUnilateralFixed2012"}}],"schema":"https://github.com/citation-style-language/schema/raw/master/csl-citation.json"} </w:instrText>
      </w:r>
      <w:r w:rsidR="009709ED">
        <w:rPr>
          <w:rFonts w:ascii="Times New Roman" w:hAnsi="Times New Roman" w:cs="Times New Roman"/>
        </w:rPr>
        <w:fldChar w:fldCharType="separate"/>
      </w:r>
      <w:r w:rsidR="009709ED" w:rsidRPr="009709ED">
        <w:rPr>
          <w:rFonts w:ascii="Times New Roman" w:hAnsi="Times New Roman" w:cs="Times New Roman"/>
          <w:vertAlign w:val="superscript"/>
        </w:rPr>
        <w:t>45–47</w:t>
      </w:r>
      <w:r w:rsidR="009709ED">
        <w:rPr>
          <w:rFonts w:ascii="Times New Roman" w:hAnsi="Times New Roman" w:cs="Times New Roman"/>
        </w:rPr>
        <w:fldChar w:fldCharType="end"/>
      </w:r>
      <w:r w:rsidR="006E7A55" w:rsidRPr="00B95986">
        <w:rPr>
          <w:rFonts w:ascii="Times New Roman" w:hAnsi="Times New Roman" w:cs="Times New Roman"/>
        </w:rPr>
        <w:t>. In contrast, reducing gait asymmetries has shown to produce less costly walking</w:t>
      </w:r>
      <w:r w:rsidR="009709ED">
        <w:rPr>
          <w:rFonts w:ascii="Times New Roman" w:hAnsi="Times New Roman" w:cs="Times New Roman"/>
        </w:rPr>
        <w:fldChar w:fldCharType="begin"/>
      </w:r>
      <w:r w:rsidR="00851F1C">
        <w:rPr>
          <w:rFonts w:ascii="Times New Roman" w:hAnsi="Times New Roman" w:cs="Times New Roman"/>
        </w:rPr>
        <w:instrText xml:space="preserve"> ADDIN ZOTERO_ITEM CSL_CITATION {"citationID":"xo220uc8","properties":{"formattedCitation":"\\super 48\\nosupersub{}","plainCitation":"48","noteIndex":0},"citationItems":[{"id":259,"uris":["http://zotero.org/users/5502413/items/K62K99MR"],"itemData":{"id":259,"type":"article-journal","abstract":"Animals use both pendular and elastic mechanisms to minimize energy expenditure during terrestrial locomotion. Elastic gaits can be either bilaterally symmetric (e.g. run and trot) or asymmetric (e.g. skip, canter and gallop), yet only symmetric pendular gaits (e.g. walk) are observed in nature. Does minimizing metabolic and mechanical power constrain pendular gaits to temporal symmetry? We measured rates of metabolic energy expenditure and calculated mechanical power production while healthy humans walked symmetrically and asymmetrically at a range of step and stride times. We found that walking with a 42 per cent step time asymmetry required 80 per cent (2.5 W kg(-1)) more metabolic power than preferred symmetric gait. Positive mechanical power production increased by 64 per cent (approx. 0.24 W kg(-1)), paralleling the increases we observed in metabolic power. We found that when walking asymmetrically, subjects absorbed more power during double support than during symmetric walking and compensated by increasing power production during single support. Overall, we identify inherent metabolic and mechanical costs to gait asymmetry and find that symmetry is optimal in healthy human walking.","container-title":"Proceedings of the Royal Society B: Biological Sciences","DOI":"10.1098/rspb.2012.2784","note":"PMID: 23407831\nISBN: 9781267387189","page":"20122784-20122784","title":"The metabolic and mechanical costs of step time asymmetry in walking","volume":"280","author":[{"family":"Ellis","given":"R. G."},{"family":"Howard","given":"K. C."},{"family":"Kram","given":"R."}],"issued":{"date-parts":[["2013"]]},"citation-key":"ellisMetabolicMechanicalCosts2013"}}],"schema":"https://github.com/citation-style-language/schema/raw/master/csl-citation.json"} </w:instrText>
      </w:r>
      <w:r w:rsidR="009709ED">
        <w:rPr>
          <w:rFonts w:ascii="Times New Roman" w:hAnsi="Times New Roman" w:cs="Times New Roman"/>
        </w:rPr>
        <w:fldChar w:fldCharType="separate"/>
      </w:r>
      <w:r w:rsidR="00851F1C" w:rsidRPr="00851F1C">
        <w:rPr>
          <w:rFonts w:ascii="Times New Roman" w:hAnsi="Times New Roman" w:cs="Times New Roman"/>
          <w:vertAlign w:val="superscript"/>
        </w:rPr>
        <w:t>48</w:t>
      </w:r>
      <w:r w:rsidR="009709ED">
        <w:rPr>
          <w:rFonts w:ascii="Times New Roman" w:hAnsi="Times New Roman" w:cs="Times New Roman"/>
        </w:rPr>
        <w:fldChar w:fldCharType="end"/>
      </w:r>
      <w:r w:rsidR="006E7A55" w:rsidRPr="00B95986">
        <w:rPr>
          <w:rFonts w:ascii="Times New Roman" w:hAnsi="Times New Roman" w:cs="Times New Roman"/>
        </w:rPr>
        <w:t xml:space="preserve">. While the development and study of interventions targeting propulsion function is an active area of research, there remains a need for measurement instruments that allow for the clinical management of individual limb propulsion deficits. </w:t>
      </w:r>
    </w:p>
    <w:p w14:paraId="2709AB88" w14:textId="77777777" w:rsidR="006E7A55" w:rsidRPr="00B95986" w:rsidRDefault="006E7A55" w:rsidP="006E7A55">
      <w:pPr>
        <w:spacing w:line="480" w:lineRule="auto"/>
        <w:rPr>
          <w:rFonts w:ascii="Times New Roman" w:hAnsi="Times New Roman" w:cs="Times New Roman"/>
        </w:rPr>
      </w:pPr>
      <w:r w:rsidRPr="00B95986">
        <w:rPr>
          <w:rFonts w:ascii="Times New Roman" w:hAnsi="Times New Roman" w:cs="Times New Roman"/>
        </w:rPr>
        <w:lastRenderedPageBreak/>
        <w:tab/>
        <w:t>Specialized laboratory equipment such as force plates and optical motion tracking systems are the gold standard for measuring kinetics and kinematics in both healthy and neurologically impaired walking</w:t>
      </w:r>
      <w:r w:rsidR="009709ED">
        <w:rPr>
          <w:rFonts w:ascii="Times New Roman" w:hAnsi="Times New Roman" w:cs="Times New Roman"/>
        </w:rPr>
        <w:fldChar w:fldCharType="begin"/>
      </w:r>
      <w:r w:rsidR="00851F1C">
        <w:rPr>
          <w:rFonts w:ascii="Times New Roman" w:hAnsi="Times New Roman" w:cs="Times New Roman"/>
        </w:rPr>
        <w:instrText xml:space="preserve"> ADDIN ZOTERO_ITEM CSL_CITATION {"citationID":"fTuKzkIf","properties":{"formattedCitation":"\\super 27,28,49\\uc0\\u8211{}54\\nosupersub{}","plainCitation":"27,28,49–54","noteIndex":0},"citationItems":[{"id":603,"uris":["http://zotero.org/users/5502413/items/NAPJ4Z7U"],"itemData":{"id":603,"type":"article-journal","abstract":"BACKGROUND AND PURPOSE: Walking after stroke is characterized by slow gait speed, poor endurance, reduced quality and adaptability of walking patterns, and an inability to coordinate the legs. Estimates based on mechanical work calculations have suggested that the paretic leg does 30% to 40% of the total mechanical work over the gait cycle, regardless of hemiparetic severity, but these work estimates may not describe the contribution of each leg to forward propulsion. The purpose of this study was to establish a quantifiable link between hemiparetic severity and paretic leg contribution to propulsion during walking, which we propose to quantify using a measure based on the anterior-posterior ground reaction forces (A-P GRFs).\\n\\nMETHODS: A total of 47 participants with chronic hemiparesis walked at self-selected speeds to collect spatiotemporal parameters and 3D GRFs. A 16-person subset also participated in a pedaling protocol to compare A-P GRF measures to established measures of paretic leg output.\\n\\nRESULTS: A-P GRF measures were correlated with both walking speed and hemiparetic severity. These measures were also strongly correlated with positive work and net work values obtained during the pedaling task. The percentage of total propulsion generated by the paretic leg (PP) was calculated and found to be 16%, 36%, and 49% for those with high, moderate, and low hemiparetic severity, respectively.\\n\\nCONCLUSIONS: PP was found to provide a quantitative measure of the coordinated output of the paretic leg. Further research on this measure of forward propulsion may lead to the provision of an effective tool for distinguishing functional compensation from physiological restitution.","container-title":"Stroke","DOI":"10.1161/01.STR.0000204063.75779.8d","ISSN":"00392499","issue":"3","note":"tex.ids: bowdenAnteriorPosteriorGroundReaction2006\nISBN: 1524-4628 (Electronic)\\n0039-2499 (Linking)\nPMID: 16456121","page":"872-876","title":"Anterior-posterior ground reaction forces as a measure of paretic leg contribution in hemiparetic walking","volume":"37","author":[{"family":"Bowden","given":"Mark G."},{"family":"Balasubramanian","given":"Chitralakshmi K."},{"family":"Neptune","given":"Richard R."},{"family":"Kautz","given":"Steven A."}],"issued":{"date-parts":[["2006"]]},"citation-key":"bowdenAnteriorposteriorGroundReaction2006"}},{"id":1550,"uris":["http://zotero.org/users/5502413/items/IYJUT3SH"],"itemData":{"id":1550,"type":"article-journal","abstract":"It is well known that stroke patients walk with reduced speed, but their potential to increase walking speed can also be impaired and has not been thoroughly investigated. We hypothesized that failure to effectively recruit both hip ﬂexor and ankle plantarﬂexor muscles of the paretic side limits the potential to increase walking speed in lower functioning hemiparetic subjects. To test this hypothesis, we measured gait kinematics and kinetics of 12 persons with hemiparesis following stroke at self-selected and fast walking conditions. Two groups were identiﬁed: (1) lower functioning subjects (n = 6) who increased normalized walking speed from 0.52 leg lengths/s (ll/s, SEM: 0.04) to 0.72 ll/s (SEM: 0.03) and (2) higher functioning subjects (n = 6) who increased walking speed from 0.88 ll/s (SEM: 0.04) to 1.4 ll/s (SEM 0.03). Changes in spatiotemporal parameters, joint kinematics and kinetics between self-selected and fast walking were compared to control subjects examined at matched walking speeds (0.35 ll/s (SEM: 0.03), 0.63 ll/s (SEM: 0.03), 0.92 ll/s (SEM: 0.04) and 1.4 ll/s (SEM: 0.04)). Similar to speed-matched controls, the higher functioning hemiparetic subjects increased paretic limb hip ﬂexion power and ankle plantarﬂexion power to increase walking speed. The lower functioning hemiparetic subjects did not increase power generation at the hip or ankle to increase walking speed. This observation suggests that impaired ankle power generation combined with saturation of hip power generation limits the potential to increase walking speed in lower functioning hemiparetic subjects.","container-title":"Gait &amp; Posture","DOI":"10.1016/j.gaitpost.2008.07.010","ISSN":"09666362","issue":"1","language":"en","page":"129-137","source":"Crossref","title":"Capacity to increase walking speed is limited by impaired hip and ankle power generation in lower functioning persons post-stroke","volume":"29","author":[{"family":"Jonkers","given":"I."},{"family":"Delp","given":"S."},{"family":"Patten","given":"C."}],"issued":{"date-parts":[["2009",1]]},"citation-key":"jonkersCapacityIncreaseWalking2009"}},{"id":1800,"uris":["http://zotero.org/users/5502413/items/4MBJL9K3"],"itemData":{"id":1800,"type":"article-journal","abstract":"Gait initiation is a transient movement between upright posture and steady-state gait. Kinematic, kinetic and electromyographic data have been documented in healthy young subjects. However, there is little published data on the elderly and on Parkinson’s disease (PD) subjects who are known to ‘freeze’ when initiating gait. It was the purpose of this project to measure gait initiation in young, healthy elderly and PD subjects. The results showed many differences between the young and elderly and the elderly and PD subjects. However, if all dependent variables were normalized to gait velocity there were no differences at the P B0.05 level. The results showed a progressive slowing from the young to the elderly to the PD subjects. There does not appear to be a relationship between the PD subject’s steady-state velocity and their age, number of years diagnosed, number of hours off medication, or the rating on the Hoehn and Yahr scale. © 1998 Elsevier Science B.V. All rights reserved.","container-title":"Gait &amp; Posture","DOI":"10.1016/S0966-6362(98)00020-4","ISSN":"09666362","issue":"1","journalAbbreviation":"Gait &amp; Posture","language":"en","page":"8-14","source":"DOI.org (Crossref)","title":"The initiation of gait in young, elderly, and Parkinson's disease subjects","volume":"8","author":[{"family":"Halliday","given":"Suzanne E"},{"family":"Winter","given":"David A"},{"family":"Frank","given":"James S"},{"family":"Patla","given":"Aftab E"},{"family":"Prince","given":"François"}],"issued":{"date-parts":[["1998",8]]},"citation-key":"hallidayInitiationGaitYoung1998"}},{"id":1802,"uris":["http://zotero.org/users/5502413/items/ZGDV5ZW4"],"itemData":{"id":1802,"type":"article-journal","abstract":"An impaired ability to initiate walking is a common feature of postural instability and gait impairment in Parkinson’s disease. While progressive resistance training (PRT) has been proposed to be an effective modality to improve balance and gait function in people with Parkinson’s disease, there are a limited number of randomized trials and no studies have evaluated gait initiation performance. Thus, the purpose of this study was to examine the potential beneﬁts PRT on GI performance in people with Parkinson’s disease. Eighteen individuals with idiopathic PD were randomly assigned to either a twice weekly PRT program or a non-contact control group for 10 weeks. Biomechanical analysis of GI was performed pre- and post-intervention. Dependent variables of interest included the displacement of the center-of-pressure (COP) during the anticipatory postural phase of GI as well as the initial stride length and velocity. The PRT group demonstrated improvements in the posterior displacement of the COP and the initial stride length and velocity. There were no improvements in any variables for the control subjects. These results suggest that PRT may be an effective non-pharmacological and nonsurgical treatment to improve GI performance in PWP.","container-title":"Gait &amp; Posture","DOI":"10.1016/j.gaitpost.2011.12.022","ISSN":"09666362","issue":"4","journalAbbreviation":"Gait &amp; Posture","language":"en","page":"669-673","source":"DOI.org (Crossref)","title":"Progressive resistance training improves gait initiation in individuals with Parkinson's disease","volume":"35","author":[{"family":"Hass","given":"Chris J."},{"family":"Buckley","given":"Thomas A."},{"family":"Pitsikoulis","given":"Chris"},{"family":"Barthelemy","given":"Ernest J."}],"issued":{"date-parts":[["2012",4]]},"citation-key":"hassProgressiveResistanceTraining2012"}},{"id":1794,"uris":["http://zotero.org/users/5502413/items/RTIJ6ZPT"],"itemData":{"id":1794,"type":"article-journal","container-title":"International Journal of MS Care","DOI":"10.7224/1537-2073-13.1.4","ISSN":"1537-2073","issue":"1","journalAbbreviation":"International Journal of MS Care","language":"en","page":"4-14","source":"DOI.org (Crossref)","title":"Evaluating Walking in Patients with Multiple Sclerosis: Which Assessment Tools Are Useful in Clinical Practice?","title-short":"Evaluating Walking in Patients with Multiple Sclerosis","volume":"13","author":[{"family":"Bethoux","given":"Francois"},{"family":"Bennett","given":"Susan"}],"issued":{"date-parts":[["2011",6]]},"citation-key":"bethouxEvaluatingWalkingPatients2011"}},{"id":1541,"uris":["http://zotero.org/users/5502413/items/2BMTCKTB"],"itemData":{"id":1541,"type":"article-journal","abstract":"Walking uphill and downhill can be challenging for community-dwelling old adults. We investigated the effects of age on leg muscle activity amplitudes and timing during level, uphill, and downhill walking. We hypothesized that old adults would exhibit smaller increases in ankle extensor muscle activities and greater increases in hip extensor muscle activities compared to young adults during uphill vs. level walking. We also hypothesized that, compared to level walking, antagonist leg muscle coactivation would be disproportionately greater in old vs. young adults during downhill walking. Ten old (72 Æ 5 yrs) and ten young (25 Æ 4 yrs) subjects walked at 1.25 m/s on a treadmill at seven grades (08, Æ38, Æ68, Æ98). We quantiﬁed the stance phase electromyographic activities of the gluteus maximus (GMAX), biceps femoris (BF), rectus femoris (RF), vastus medialis (VM), medial gastrocnemius (MG), soleus (SOL), and tibialis anterior (TA). Old adults exhibited smaller increases in MG activity with steeper uphill grade than young adults (e.g., +136% vs. +174% at 98). A disproportionate recruitment of hip muscles led to GMAX activity approaching the maximum isometric capacity of these active old adults at steep uphill grades (e.g., old vs. young, 73% MVC vs. 33% MVC at +98). Neither uphill nor downhill walking affected the greater coactivation of antagonist muscles in old vs. young adults. We conclude that the disproportionate recruitment of hip muscles with advanced age may have critical implications for maintaining independent mobility in old adults, particularly at steeper uphill grades.","container-title":"Gait &amp; Posture","DOI":"10.1016/j.gaitpost.2012.08.004","ISSN":"09666362","issue":"3","language":"en","page":"378-384","source":"Crossref","title":"How does age affect leg muscle activity/coactivity during uphill and downhill walking?","volume":"37","author":[{"family":"Franz","given":"Jason R."},{"family":"Kram","given":"Rodger"}],"issued":{"date-parts":[["2013",3]]},"citation-key":"franzHowDoesAge2013"}},{"id":1543,"uris":["http://zotero.org/users/5502413/items/38NR9KKC"],"itemData":{"id":1543,"type":"article-journal","abstract":"Background: Reduced propulsive function during the push-off phase of walking plays a central role in the deterioration of walking ability with age. We used real-time propulsive feedback to test the hypothesis that old adults have an underutilized propulsive reserve available during walking.","container-title":"Clinical Biomechanics","DOI":"10.1016/j.clinbiomech.2013.10.018","ISSN":"02680033","issue":"1","language":"en","page":"68-74","source":"Crossref","title":"Real-time feedback enhances forward propulsion during walking in old adults","volume":"29","author":[{"family":"Franz","given":"Jason R."},{"family":"Maletis","given":"Michela"},{"family":"Kram","given":"Rodger"}],"issued":{"date-parts":[["2014",1]]},"citation-key":"franzRealtimeFeedbackEnhances2014"}},{"id":1814,"uris":["http://zotero.org/users/5502413/items/YZWW3EQB"],"itemData":{"id":1814,"type":"article-journal","abstract":"Abstract\n            Background and Purpose. Initiation of gait requires transitions from relatively stationary positions to stability with movement and from double- to single-limb stances. These are deliberately destabilizing activities that may be difficult for people with early Parkinson disease (PD), even when they have no problems with level walking. We studied differences in postural stability during gait initiation between participants with early and middle stages of PD (characterized by Hoehn and Yahr as stages 1–3) and 2 other groups of participants without PD—older and younger adults. Subjects. The mean ages of the 3 groups of participants were as follows: subjects with PD, 69.3 years (SD=5.7, range=59–78); older subjects without PD, 69.0 years (SD=3.9, range=65–79); and younger subjects without PD, 27.5 (SD=3.9, range=22–35). Methods. A 3-dimensional motion analysis system was used with 2 force platforms to obtain data for center of mass (COM) and center of pressure (COP). The distance between the vertical projections of the COM and the COP (COM–COP distance) was used to reflect postural control during 5 events in gait initiation. Results. By use of multivariate analysis of variance, differences in COM–COP distance were found among the 3 groups. An analysis of variance indicated differences for 4 of the 5 events in gait initiation. A Scheffe post hoc analysis demonstrated differences in gait initiation between the subjects with PD and both groups of subjects without PD (2 events) and between the subjects with PD and the younger subjects without PD (2 events). Discussion and Conclusion. The COM–COP distance relationship was used to measure postural control during the transition from quiet standing to steady-state gait. Differences between groups indicated that individuals with impaired postural control allow less COM–COP distance than do individuals with no known neurologic problems. The method used could prove useful in the development and assessment of interventions to improve ambulation safety and enhance the independence of people with impaired postural control.","container-title":"Physical Therapy","DOI":"10.1093/ptj/82.6.566","ISSN":"0031-9023, 1538-6724","issue":"6","language":"en","page":"566-577","source":"DOI.org (Crossref)","title":"Gait Initiation in Community-Dwelling Adults With Parkinson Disease: Comparison With Older and Younger Adults Without the Disease","title-short":"Gait Initiation in Community-Dwelling Adults With Parkinson Disease","volume":"82","author":[{"family":"Martin","given":"Matthew"},{"family":"Shinberg","given":"Mindi"},{"family":"Kuchibhatla","given":"Maggie"},{"family":"Ray","given":"Laurie"},{"family":"Carollo","given":"James J"},{"family":"Schenkman","given":"Margaret L"}],"issued":{"date-parts":[["2002",6,1]]},"citation-key":"martinGaitInitiationCommunityDwelling2002"}}],"schema":"https://github.com/citation-style-language/schema/raw/master/csl-citation.json"} </w:instrText>
      </w:r>
      <w:r w:rsidR="009709ED">
        <w:rPr>
          <w:rFonts w:ascii="Times New Roman" w:hAnsi="Times New Roman" w:cs="Times New Roman"/>
        </w:rPr>
        <w:fldChar w:fldCharType="separate"/>
      </w:r>
      <w:r w:rsidR="00851F1C" w:rsidRPr="00851F1C">
        <w:rPr>
          <w:rFonts w:ascii="Times New Roman" w:hAnsi="Times New Roman" w:cs="Times New Roman"/>
          <w:vertAlign w:val="superscript"/>
        </w:rPr>
        <w:t>27,28,49–54</w:t>
      </w:r>
      <w:r w:rsidR="009709ED">
        <w:rPr>
          <w:rFonts w:ascii="Times New Roman" w:hAnsi="Times New Roman" w:cs="Times New Roman"/>
        </w:rPr>
        <w:fldChar w:fldCharType="end"/>
      </w:r>
      <w:r w:rsidRPr="00B95986">
        <w:rPr>
          <w:rFonts w:ascii="Times New Roman" w:hAnsi="Times New Roman" w:cs="Times New Roman"/>
        </w:rPr>
        <w:t xml:space="preserve">. While their level of accuracy is unparalleled, these instruments present difficulties. </w:t>
      </w:r>
      <w:r w:rsidR="00BC3F09" w:rsidRPr="00B95986">
        <w:rPr>
          <w:rFonts w:ascii="Times New Roman" w:hAnsi="Times New Roman" w:cs="Times New Roman"/>
        </w:rPr>
        <w:t>First, several</w:t>
      </w:r>
      <w:r w:rsidRPr="00B95986" w:rsidDel="00FC5E0A">
        <w:rPr>
          <w:rFonts w:ascii="Times New Roman" w:hAnsi="Times New Roman" w:cs="Times New Roman"/>
        </w:rPr>
        <w:t xml:space="preserve"> </w:t>
      </w:r>
      <w:r w:rsidR="00FC5E0A">
        <w:rPr>
          <w:rFonts w:ascii="Times New Roman" w:hAnsi="Times New Roman" w:cs="Times New Roman"/>
        </w:rPr>
        <w:t xml:space="preserve">trials </w:t>
      </w:r>
      <w:r w:rsidRPr="00B95986">
        <w:rPr>
          <w:rFonts w:ascii="Times New Roman" w:hAnsi="Times New Roman" w:cs="Times New Roman"/>
        </w:rPr>
        <w:t xml:space="preserve">are needed for in-ground force plates to obtain an adequate amount of data as often only a few strides can be measured due to the number of force plates and inconsistent force strikes; this limits the number of consecutive gait cycles that can be reviewed. While instrumented treadmills solve the problem of limited gait cycles, they introduce the difficulty of unrealistically consistent gait speeds, as well as difference in </w:t>
      </w:r>
      <w:proofErr w:type="spellStart"/>
      <w:r w:rsidRPr="00B95986">
        <w:rPr>
          <w:rFonts w:ascii="Times New Roman" w:hAnsi="Times New Roman" w:cs="Times New Roman"/>
        </w:rPr>
        <w:t>overground</w:t>
      </w:r>
      <w:proofErr w:type="spellEnd"/>
      <w:r w:rsidRPr="00B95986">
        <w:rPr>
          <w:rFonts w:ascii="Times New Roman" w:hAnsi="Times New Roman" w:cs="Times New Roman"/>
        </w:rPr>
        <w:t xml:space="preserve"> and treadmill walking biomechanics. These instruments, along with optical motion capture, require large, dedicated spaces and are prohibitively expensive. Due to this, they are often found only in laboratory settings and are inaccessible to most clinicians.  </w:t>
      </w:r>
    </w:p>
    <w:p w14:paraId="4A653997" w14:textId="538AED98" w:rsidR="004D544B" w:rsidRDefault="006E7A55" w:rsidP="004D544B">
      <w:pPr>
        <w:spacing w:line="480" w:lineRule="auto"/>
        <w:ind w:firstLine="720"/>
        <w:rPr>
          <w:rFonts w:ascii="Times New Roman" w:hAnsi="Times New Roman" w:cs="Times New Roman"/>
        </w:rPr>
      </w:pPr>
      <w:r w:rsidRPr="00B95986">
        <w:rPr>
          <w:rFonts w:ascii="Times New Roman" w:hAnsi="Times New Roman" w:cs="Times New Roman"/>
        </w:rPr>
        <w:t>Wearable sensors provide an opportunity to bridge this gap; they have been used in the study of gait biomechanics for decades and their use in the advancement of gait interventions is a highly active area of research</w:t>
      </w:r>
      <w:r w:rsidR="00F26208">
        <w:rPr>
          <w:rFonts w:ascii="Times New Roman" w:hAnsi="Times New Roman" w:cs="Times New Roman"/>
        </w:rPr>
        <w:fldChar w:fldCharType="begin"/>
      </w:r>
      <w:r w:rsidR="00851F1C">
        <w:rPr>
          <w:rFonts w:ascii="Times New Roman" w:hAnsi="Times New Roman" w:cs="Times New Roman"/>
        </w:rPr>
        <w:instrText xml:space="preserve"> ADDIN ZOTERO_ITEM CSL_CITATION {"citationID":"OOopWijJ","properties":{"formattedCitation":"\\super 55\\uc0\\u8211{}59\\nosupersub{}","plainCitation":"55–59","noteIndex":0},"citationItems":[{"id":2050,"uris":["http://zotero.org/users/5502413/items/BZVUGMQX"],"itemData":{"id":2050,"type":"article-journal","container-title":"Bulletin of the Psychonomic Society","DOI":"10.3758/BF03337021","ISSN":"0090-5054","issue":"5","language":"en","page":"353-356","source":"Crossref","title":"Recognizing friends by their walk: Gait perception without familiarity cues","title-short":"Recognizing friends by their walk","volume":"9","author":[{"family":"Cutting","given":"James E."},{"family":"Kozlowski","given":"Lynn T."}],"issued":{"date-parts":[["1977",5]]},"citation-key":"cuttingRecognizingFriendsTheir1977"}},{"id":1852,"uris":["http://zotero.org/users/5502413/items/PQLVN87C"],"itemData":{"id":1852,"type":"article-journal","abstract":"With the recent development of microelectromechanical systems (MEMS), inertial sensors have become widely used in the research of wearable gait analysis due to several factors, such as being easy-to-use and low-cost. Considering the fact that each individual has a unique way of walking, inertial sensors can be applied to the problem of gait recognition where assessed gait can be interpreted as a biometric trait. Thus, inertial sensor-based gait recognition has a great potential to play an important role in many security-related applications. Since inertial sensors are included in smart devices that are nowadays present at every step, inertial sensor-based gait recognition has become very attractive and emerging ﬁeld of research that has provided many interesting discoveries recently. This paper provides a thorough and systematic review of current state-of-the-art in this ﬁeld of research. Review procedure has revealed that the latest advanced inertial sensor-based gait recognition approaches are able to sufﬁciently recognise the users when relying on inertial data obtained during gait by single commercially available smart device in controlled circumstances, including ﬁxed placement and small variations in gait. Furthermore, these approaches have also revealed considerable breakthrough by realistic use in uncontrolled circumstances, showing great potential for their further development and wide applicability.","container-title":"Sensors","DOI":"10.3390/s150922089","ISSN":"1424-8220","issue":"9","language":"en","page":"22089-22127","source":"Crossref","title":"Inertial Sensor-Based Gait Recognition: A Review","title-short":"Inertial Sensor-Based Gait Recognition","volume":"15","author":[{"family":"Sprager","given":"Sebastijan"},{"family":"Juric","given":"Matjaz"}],"issued":{"date-parts":[["2015",9,2]]},"citation-key":"spragerInertialSensorBasedGait2015"}},{"id":1596,"uris":["http://zotero.org/users/5502413/items/GHUCAC74"],"itemData":{"id":1596,"type":"article-journal","abstract":"Question: Is biofeedback during the practice of lower limb activities after stroke more effective than usual therapy in improving those activities, and are any beneﬁts maintained beyond the intervention? Design: Systematic review with meta-analysis of randomised trials with a PEDro score &gt; 4. Participants: People who have had a stroke. Intervention: Biofeedback (any type delivered by any signal or sense) delivered concurrently during practice of sitting, standing up, standing or walking compared with the same amount of practice without biofeedback. Outcome measures: Measures of activity congruent with the activity trained. Results: Eighteen trials including 429 participants met the inclusion criteria. The quality of the included trials was moderately high, with a mean PEDro score of 6.2 out of 10. The pooled effect size was calculated as a standardised mean difference (SMD) because different outcome measures were used. Biofeedback improved performance of activities more than usual therapy (SMD 0.50, 95% CI 0.30 to 0.70). Conclusion: Biofeedback is more effective than usual therapy in improving performance of activities. Further research is required to determine the long-term effect on learning. Given that many biofeedback machines are relatively inexpensive, biofeedback could be utilised widely in clinical practice. [Stanton R, Ada L, Dean CM, Preston E (2016) Biofeedback improves performance in lower limb activities more than usual therapy in people following stroke: a systematic review. Journal of Physiotherapy 63: 11–16] ß 2016 Australian Physiotherapy Association. Published by Elsevier B.V. This is an open access article under the CC BY-NC-ND license (http://creativecommons.org/licenses/by-nc-nd/4.0/).","container-title":"Journal of Physiotherapy","DOI":"10.1016/j.jphys.2016.11.006","ISSN":"18369553","issue":"1","language":"en","page":"11-16","source":"Crossref","title":"Biofeedback improves performance in lower limb activities more than usual therapy in people following stroke: a systematic review","title-short":"Biofeedback improves performance in lower limb activities more than usual therapy in people following stroke","volume":"63","author":[{"family":"Stanton","given":"Rosalyn"},{"family":"Ada","given":"Louise"},{"family":"Dean","given":"Catherine M"},{"family":"Preston","given":"Elisabeth"}],"issued":{"date-parts":[["2017",1]]},"citation-key":"stantonBiofeedbackImprovesPerformance2017"}},{"id":886,"uris":["http://zotero.org/users/5502413/items/C6LXG56Z"],"itemData":{"id":886,"type":"article-journal","abstract":"In the last years, gait phase partitioning has come to be a challenging research topic due to its impact on several applications related to gait technologies. A variety of sensors can be used to feed algorithms for gait phase partitioning, mainly classiﬁable as wearable or non-wearable. Among wearable sensors, footswitches or foot pressure insoles are generally considered as the gold standard; however, to overcome some inherent limitations of the former, inertial measurement units have become popular in recent decades. Valuable results have been achieved also though electromyography, electroneurography, and ultrasonic sensors. Non-wearable sensors, such as opto-electronic systems along with force platforms, remain the most accurate system to perform gait analysis in an indoor environment. In the present paper we identify, select, and categorize the available methodologies for gait phase detection, analyzing advantages and disadvantages of each solution. Finally, we comparatively examine the obtainable gait phase granularities, the usable computational methodologies and the optimal sensor placements on the targeted body segments.","container-title":"Sensors","DOI":"10.3390/s16010066","ISSN":"1424-8220","issue":"1","language":"en","note":"tex.ids: taborriGaitPartitioningMethods2016a","page":"66","source":"Crossref","title":"Gait Partitioning Methods: A Systematic Review","title-short":"Gait Partitioning Methods","volume":"16","author":[{"family":"Taborri","given":"Juri"},{"family":"Palermo","given":"Eduardo"},{"family":"Rossi","given":"Stefano"},{"family":"Cappa","given":"Paolo"}],"issued":{"date-parts":[["2016",1,6]]},"citation-key":"taborriGaitPartitioningMethods2016"}},{"id":1018,"uris":["http://zotero.org/users/5502413/items/2DSH6VQX"],"itemData":{"id":1018,"type":"article-journal","abstract":"A new method of measuring joint angle using a combination of accelerometers and gyroscopes is presented. The method proposes a minimal sensor configuration with one sensor module mounted on each segment. The model is based on estimating the acceleration of the joint center of rotation by placing a pair of virtual sensors on the adjacent segments at the center of rotation. In the proposed technique, joint angles are found without the need for integration, so absolute angles can be obtained which are free from any source of drift. The model considers anatomical aspects and is personalized for each subject prior to each measurement. The method was validated by measuring knee flexion-extension angles of eight subjects, walking at three different speeds, and comparing the results with a reference motion measurement system. The results are very close to those of the reference system presenting very small errors (rms=1.3, mean=0.2, SD=1.1 deg) and excellent correlation coefficients (0.997). The algorithm is able to provide joint angles in real-time, and ready for use in gait analysis. Technically, the system is portable, easily mountable, and can be used for long term monitoring without hindrance to natural activities.","container-title":"IEEE Transactions on Biomedical Engineering","DOI":"10.1109/TBME.2005.851475","ISSN":"0018-9294","issue":"8","page":"1478-1484","source":"IEEE Xplore","title":"A new approach to accurate measurement of uniaxial joint angles based on a combination of accelerometers and gyroscopes","volume":"52","author":[{"family":"Dejnabadi","given":"H."},{"family":"Jolles","given":"B. M."},{"family":"Aminian","given":"K."}],"issued":{"date-parts":[["2005",8]]},"citation-key":"dejnabadiNewApproachAccurate2005"}}],"schema":"https://github.com/citation-style-language/schema/raw/master/csl-citation.json"} </w:instrText>
      </w:r>
      <w:r w:rsidR="00F26208">
        <w:rPr>
          <w:rFonts w:ascii="Times New Roman" w:hAnsi="Times New Roman" w:cs="Times New Roman"/>
        </w:rPr>
        <w:fldChar w:fldCharType="separate"/>
      </w:r>
      <w:r w:rsidR="00851F1C" w:rsidRPr="00851F1C">
        <w:rPr>
          <w:rFonts w:ascii="Times New Roman" w:hAnsi="Times New Roman" w:cs="Times New Roman"/>
          <w:vertAlign w:val="superscript"/>
        </w:rPr>
        <w:t>55–59</w:t>
      </w:r>
      <w:r w:rsidR="00F26208">
        <w:rPr>
          <w:rFonts w:ascii="Times New Roman" w:hAnsi="Times New Roman" w:cs="Times New Roman"/>
        </w:rPr>
        <w:fldChar w:fldCharType="end"/>
      </w:r>
      <w:r w:rsidRPr="00B95986">
        <w:rPr>
          <w:rFonts w:ascii="Times New Roman" w:hAnsi="Times New Roman" w:cs="Times New Roman"/>
        </w:rPr>
        <w:t>. Inertial sensors allow for the study of spatiotemporal (</w:t>
      </w:r>
      <w:r w:rsidRPr="00B95986">
        <w:rPr>
          <w:rFonts w:ascii="Times New Roman" w:hAnsi="Times New Roman" w:cs="Times New Roman"/>
          <w:i/>
        </w:rPr>
        <w:t>e.g.</w:t>
      </w:r>
      <w:r w:rsidRPr="00B95986">
        <w:rPr>
          <w:rFonts w:ascii="Times New Roman" w:hAnsi="Times New Roman" w:cs="Times New Roman"/>
        </w:rPr>
        <w:t xml:space="preserve"> step length, cadence) and kinematic (</w:t>
      </w:r>
      <w:r w:rsidRPr="00B95986">
        <w:rPr>
          <w:rFonts w:ascii="Times New Roman" w:hAnsi="Times New Roman" w:cs="Times New Roman"/>
          <w:i/>
        </w:rPr>
        <w:t>e.g.</w:t>
      </w:r>
      <w:r w:rsidRPr="00B95986">
        <w:rPr>
          <w:rFonts w:ascii="Times New Roman" w:hAnsi="Times New Roman" w:cs="Times New Roman"/>
        </w:rPr>
        <w:t xml:space="preserve"> joint angles) parameters. Combining accelerometers, gyroscopes and magnetometers, inertial measurement units (IMUs) are able to compensate for the drawbacks of each individual sensor; this allows for more robust analyses and computation of spatiotemporal parameters and kinematic variables such as joint angles</w:t>
      </w:r>
      <w:r w:rsidR="00F26208">
        <w:rPr>
          <w:rFonts w:ascii="Times New Roman" w:hAnsi="Times New Roman" w:cs="Times New Roman"/>
        </w:rPr>
        <w:fldChar w:fldCharType="begin"/>
      </w:r>
      <w:r w:rsidR="00851F1C">
        <w:rPr>
          <w:rFonts w:ascii="Times New Roman" w:hAnsi="Times New Roman" w:cs="Times New Roman"/>
        </w:rPr>
        <w:instrText xml:space="preserve"> ADDIN ZOTERO_ITEM CSL_CITATION {"citationID":"8ydV56BN","properties":{"formattedCitation":"\\super 59\\uc0\\u8211{}62\\nosupersub{}","plainCitation":"59–62","noteIndex":0},"citationItems":[{"id":1018,"uris":["http://zotero.org/users/5502413/items/2DSH6VQX"],"itemData":{"id":1018,"type":"article-journal","abstract":"A new method of measuring joint angle using a combination of accelerometers and gyroscopes is presented. The method proposes a minimal sensor configuration with one sensor module mounted on each segment. The model is based on estimating the acceleration of the joint center of rotation by placing a pair of virtual sensors on the adjacent segments at the center of rotation. In the proposed technique, joint angles are found without the need for integration, so absolute angles can be obtained which are free from any source of drift. The model considers anatomical aspects and is personalized for each subject prior to each measurement. The method was validated by measuring knee flexion-extension angles of eight subjects, walking at three different speeds, and comparing the results with a reference motion measurement system. The results are very close to those of the reference system presenting very small errors (rms=1.3, mean=0.2, SD=1.1 deg) and excellent correlation coefficients (0.997). The algorithm is able to provide joint angles in real-time, and ready for use in gait analysis. Technically, the system is portable, easily mountable, and can be used for long term monitoring without hindrance to natural activities.","container-title":"IEEE Transactions on Biomedical Engineering","DOI":"10.1109/TBME.2005.851475","ISSN":"0018-9294","issue":"8","page":"1478-1484","source":"IEEE Xplore","title":"A new approach to accurate measurement of uniaxial joint angles based on a combination of accelerometers and gyroscopes","volume":"52","author":[{"family":"Dejnabadi","given":"H."},{"family":"Jolles","given":"B. M."},{"family":"Aminian","given":"K."}],"issued":{"date-parts":[["2005",8]]},"citation-key":"dejnabadiNewApproachAccurate2005"}},{"id":635,"uris":["http://zotero.org/users/5502413/items/SGANEPAP"],"itemData":{"id":635,"type":"article-journal","abstract":"Gait analysis is commonly used to identify gait changes and fall risk in clinical populations and seniors. Body-worn inertial sensor based gait analyses provide a feasible alternative to optometric and pressure based measurements of spatiotemporal gait characteristics. We assessed validity and relative and absolute reliability of a body-worn inertial sensor system (RehaGait®) for measuring spatiotemporal gait characteristics compared to a standard stationary treadmill (Zebris®). Spatiotemporal gait parameters (walking speed, stride length, cadence and stride time) were collected for 24 healthy seniors (age: 75.3 ± 6.7 years) tested on 2 days (1 week apart) simultaneously using the sensor based system and instrumented treadmill. Each participant completed walking tests (200 strides) at different walking speeds and slopes. The difference between the RehaGait®system and the treadmill was trivial (Cohen's d &lt;0.2) except for speed and stride length at slow speed (Cohen's d, 0.35 and 0.49, respectively). Intraclass correlation coefficients (ICC) were excellent for temporal gait characteristics (cadence and stride time; ICC: 0.99–1.00) and moderate for stride length (ICC: 0.73–0.89). Both devices had excellent day-to-day reliability for all gait parameters (ICC: 0.82–0.99) except for stride length at slow speed (ICC: 0.74). The RehaGait®is a valid and reliable tool for assessing spatiotemporal gait parameters for treadmill walking at different speeds and slopes.","container-title":"Gait &amp; Posture","DOI":"10.1016/j.gaitpost.2016.07.269","ISSN":"18792219","note":"PMID: 27494305\npublisher: Elsevier B.V.","page":"371-374","title":"Mobile inertial sensor based gait analysis: Validity and reliability of spatiotemporal gait characteristics in healthy seniors","volume":"49","author":[{"family":"Donath","given":"Lars"},{"family":"Faude","given":"Oliver"},{"family":"Lichtenstein","given":"Eric"},{"family":"Pagenstert","given":"Geert"},{"family":"Nüesch","given":"Corina"},{"family":"Mündermann","given":"Annegret"}],"issued":{"date-parts":[["2016"]]},"citation-key":"donathMobileInertialSensor2016"}},{"id":2041,"uris":["http://zotero.org/users/5502413/items/828YUELL"],"itemData":{"id":2041,"type":"paper-conference","container-title":"2014 11th International Conference on Wearable and Implantable Body Sensor Networks","ISBN":"1-4799-4959-0","page":"149-154","publisher":"IEEE","title":"Detection of gait phases using orient specks for mobile clinical gait analysis","author":[{"family":"Evans","given":"Robert L."},{"family":"Arvind","given":"D. K."}],"issued":{"date-parts":[["2014"]]},"citation-key":"evansDetectionGaitPhases2014"}},{"id":2061,"uris":["http://zotero.org/users/5502413/items/T4EEECX5"],"itemData":{"id":2061,"type":"chapter","container-title":"CMBEBIH 2017","page":"205-211","publisher":"Springer","title":"Implementation and validation of human kinematics measured using IMUs for musculoskeletal simulations by the evaluation of joint reaction forces","author":[{"family":"Aurbach","given":"Maximilian"},{"family":"Wagner","given":"Kilian"},{"family":"Süß","given":"Franz"},{"family":"Dendorfer","given":"Sebastian"}],"issued":{"date-parts":[["2017"]]},"citation-key":"aurbachImplementationValidationHuman2017"}}],"schema":"https://github.com/citation-style-language/schema/raw/master/csl-citation.json"} </w:instrText>
      </w:r>
      <w:r w:rsidR="00F26208">
        <w:rPr>
          <w:rFonts w:ascii="Times New Roman" w:hAnsi="Times New Roman" w:cs="Times New Roman"/>
        </w:rPr>
        <w:fldChar w:fldCharType="separate"/>
      </w:r>
      <w:r w:rsidR="00851F1C" w:rsidRPr="00851F1C">
        <w:rPr>
          <w:rFonts w:ascii="Times New Roman" w:hAnsi="Times New Roman" w:cs="Times New Roman"/>
          <w:vertAlign w:val="superscript"/>
        </w:rPr>
        <w:t>59–62</w:t>
      </w:r>
      <w:r w:rsidR="00F26208">
        <w:rPr>
          <w:rFonts w:ascii="Times New Roman" w:hAnsi="Times New Roman" w:cs="Times New Roman"/>
        </w:rPr>
        <w:fldChar w:fldCharType="end"/>
      </w:r>
      <w:r w:rsidRPr="00B95986">
        <w:rPr>
          <w:rFonts w:ascii="Times New Roman" w:hAnsi="Times New Roman" w:cs="Times New Roman"/>
        </w:rPr>
        <w:t>. Using kinematic data, IMUs can allow for the estimation of ground reaction forces – and, in turn, propulsion – using either biomechanical models or machine learning</w:t>
      </w:r>
      <w:r w:rsidR="00F26208">
        <w:rPr>
          <w:rFonts w:ascii="Times New Roman" w:hAnsi="Times New Roman" w:cs="Times New Roman"/>
        </w:rPr>
        <w:fldChar w:fldCharType="begin"/>
      </w:r>
      <w:r w:rsidR="00851F1C">
        <w:rPr>
          <w:rFonts w:ascii="Times New Roman" w:hAnsi="Times New Roman" w:cs="Times New Roman"/>
        </w:rPr>
        <w:instrText xml:space="preserve"> ADDIN ZOTERO_ITEM CSL_CITATION {"citationID":"JpOt6DVU","properties":{"formattedCitation":"\\super 62\\uc0\\u8211{}66\\nosupersub{}","plainCitation":"62–66","noteIndex":0},"citationItems":[{"id":2061,"uris":["http://zotero.org/users/5502413/items/T4EEECX5"],"itemData":{"id":2061,"type":"chapter","container-title":"CMBEBIH 2017","page":"205-211","publisher":"Springer","title":"Implementation and validation of human kinematics measured using IMUs for musculoskeletal simulations by the evaluation of joint reaction forces","author":[{"family":"Aurbach","given":"Maximilian"},{"family":"Wagner","given":"Kilian"},{"family":"Süß","given":"Franz"},{"family":"Dendorfer","given":"Sebastian"}],"issued":{"date-parts":[["2017"]]},"citation-key":"aurbachImplementationValidationHuman2017"}},{"id":40,"uris":["http://zotero.org/users/5502413/items/U58WEK45"],"itemData":{"id":40,"type":"article-journal","abstract":"Ground reaction forces and moments (GRF&amp;amp;M) are important measures used as input in biomechanical analysis to estimate joint kinetics, which often are used to infer information for many musculoskeletal diseases. Their assessment is conventionally achieved using laboratory-based equipment that cannot be applied in daily life monitoring. In this study, we propose a method to predict GRF&amp;amp;M during walking, using exclusively kinematic information from fully-ambulatory inertial motion capture (IMC). From the equations of motion, we derive the total external forces and moments. Then, we solve the indeterminacy problem during double stance using a distribution algorithm based on a smooth transition assumption. The agreement between the IMC-predicted and reference GRF&amp;amp;M was categorized over normal walking speed as excellent for the vertical (ρ = 0.992, rRMSE = 5.3%), anterior (ρ = 0.965, rRMSE = 9.4%) and sagittal (ρ = 0.933, rRMSE = 12.4%) GRF&amp;amp;M components and as strong for the lateral (ρ = 0.862, rRMSE = 13.1%), frontal (ρ = 0.710, rRMSE = 29.6%), and transverse GRF&amp;amp;M (ρ = 0.826, rRMSE = 18.2%). Sensitivity analysis was performed on the effect of the cut-off frequency used in the filtering of the input kinematics, as well as the threshold velocities for the gait event detection algorithm. This study was the first to use only inertial motion capture to estimate 3D GRF&amp;amp;M during gait, providing comparable accuracy with optical motion capture prediction. This approach enables applications that require estimation of the kinetics during walking outside the gait laboratory.","container-title":"Sensors","DOI":"10.3390/s17010075","ISSN":"1424-8220","issue":"1","note":"PMID: 28042857\nISBN: 1424-8220","page":"75","title":"Estimation of Ground Reaction Forces and Moments During Gait Using Only Inertial Motion Capture","volume":"17","author":[{"family":"Karatsidis","given":"Angelos"},{"family":"Bellusci","given":"Giovanni"},{"family":"Schepers","given":"H."},{"family":"Zee","given":"Mark","non-dropping-particle":"de"},{"family":"Andersen","given":"Michael"},{"family":"Veltink","given":"Peter"}],"issued":{"date-parts":[["2016"]]},"citation-key":"karatsidisEstimationGroundReaction2016"}},{"id":2063,"uris":["http://zotero.org/users/5502413/items/6WA94SX5"],"itemData":{"id":2063,"type":"article-journal","container-title":"JSME International Journal Series C Mechanical Systems, Machine Elements and Manufacturing","issue":"4","note":"ISBN: 1344-7653\npublisher: The Japan Society of Mechanical Engineers","page":"1125-1132","title":"A method for gait analysis in a daily living environment by body-mounted instruments","volume":"44","author":[{"family":"Ohtaki","given":"Yasuaki"},{"family":"Sagawa","given":"Koichi"},{"family":"Inooka","given":"Hikaru"}],"issued":{"date-parts":[["2001"]]},"citation-key":"ohtakiMethodGaitAnalysis2001"}},{"id":2066,"uris":["http://zotero.org/users/5502413/items/YLMDYLZA"],"itemData":{"id":2066,"type":"article-journal","abstract":"Measurement of the ground reaction forces (GRF) during walking is typically limited to laboratory settings, and only short observations using wearable pressure insoles have been reported so far. In this study, a new proxy measurement method is proposed to estimate the vertical component of the GRF (vGRF) from wearable accelerometer signals. The accelerations are used as the proxy variable. An orthogonal forward regression algorithm (OFR) is employed to identify the dynamic relationships between the proxy variables and the measured vGRF using pressure-sensing insoles. The obtained model, which represents the connection between the proxy variable and the vGRF, is then used to predict the latter. The results have been validated using pressure insoles data collected from nine healthy individuals under two outdoor walking tasks in non-laboratory settings. The results show that the vGRFs can be reconstructed with high accuracy (with an average prediction error of less than 5.0%) using only one wearable sensor mounted at the waist (L5, ﬁfth lumbar vertebra). Proxy measures with different sensor positions are also discussed. Results show that the waist acceleration-based proxy measurement is more stable with less inter-task and inter-subject variability than the proxy measures based on forehead level accelerations. The proposed proxy measure provides a promising low-cost method for monitoring ground reaction forces in real-life settings and introduces a novel generic approach for replacing the direct determination of difﬁcult to measure variables in many applications.","container-title":"Sensors","DOI":"10.3390/s17102181","ISSN":"1424-8220","issue":"10","language":"en","page":"2181","source":"Crossref","title":"A New Proxy Measurement Algorithm with Application to the Estimation of Vertical Ground Reaction Forces Using Wearable Sensors","volume":"17","author":[{"family":"Guo","given":"Yuzhu"},{"family":"Storm","given":"Fabio"},{"family":"Zhao","given":"Yifan"},{"family":"Billings","given":"Stephen"},{"family":"Pavic","given":"Aleksandar"},{"family":"Mazzà","given":"Claudia"},{"family":"Guo","given":"Ling-Zhong"}],"issued":{"date-parts":[["2017",9,22]]},"citation-key":"guoNewProxyMeasurement2017"}},{"id":2069,"uris":["http://zotero.org/users/5502413/items/ECE5YB3S"],"itemData":{"id":2069,"type":"article-journal","abstract":"Analysis of running mechanics has traditionally been limited to a gait laboratory using either force plates or an instrumented treadmill in combination with a full-body optical motion capture system. With the introduction of inertial motion capture systems, it becomes possible to measure kinematics in any environment. However, kinetic information could not be provided with such technology. Furthermore, numerous body-worn sensors are required for a full-body motion analysis. The aim of this study is to examine the validity of a method to estimate sagittal knee joint angles and vertical ground reaction forces during running using an ambulatory minimal body-worn sensor setup. Two concatenated artiﬁcial neural networks were trained (using data from eight healthy subjects) to estimate the kinematics and kinetics of the runners. The ﬁrst artiﬁcial neural network maps the information (orientation and acceleration) of three inertial sensors (placed at the lower legs and pelvis) to lower-body joint angles. The estimated joint angles in combination with measured vertical accelerations are input to a second artiﬁcial neural network that estimates vertical ground reaction forces. To validate our approach, estimated joint angles were compared to both inertial and optical references, while kinetic output was compared to measured vertical ground reaction forces from an instrumented treadmill. Performance was evaluated using two scenarios: training and evaluating on a single subject and training on multiple subjects and evaluating on a different subject. The estimated kinematics and kinetics of most subjects show excellent agreement (ρ &gt; 0.99) with the reference, for single subject training. Knee ﬂexion/extension angles are estimated with a mean RMSE &lt;5◦. Ground reaction forces are estimated with a mean RMSE &lt; 0.27 BW. Additionaly, peak vertical ground reaction force, loading rate and maximal knee ﬂexion during stance were compared, however, no signiﬁcant differences were found. With multiple subject training the accuracy of estimating discrete and continuous outcomes decreases, however, good agreement (ρ &gt; 0.9) is still achieved for seven of the eight different evaluated subjects. The performance of multiple subject learning depends on the diversity in the training dataset, as differences in accuracy were found for the different evaluated subjects.","container-title":"Frontiers in Physiology","DOI":"10.3389/fphys.2018.00218","ISSN":"1664-042X","language":"en","source":"Crossref","title":"Estimation of Vertical Ground Reaction Forces and Sagittal Knee Kinematics During Running Using Three Inertial Sensors","URL":"http://journal.frontiersin.org/article/10.3389/fphys.2018.00218/full","volume":"9","author":[{"family":"Wouda","given":"Frank J."},{"family":"Giuberti","given":"Matteo"},{"family":"Bellusci","given":"Giovanni"},{"family":"Maartens","given":"Erik"},{"family":"Reenalda","given":"Jasper"},{"family":"Beijnum","given":"Bert-Jan F.","non-dropping-particle":"van"},{"family":"Veltink","given":"Peter H."}],"accessed":{"date-parts":[["2020",4,23]]},"issued":{"date-parts":[["2018",3,22]]},"citation-key":"woudaEstimationVerticalGround2018"}}],"schema":"https://github.com/citation-style-language/schema/raw/master/csl-citation.json"} </w:instrText>
      </w:r>
      <w:r w:rsidR="00F26208">
        <w:rPr>
          <w:rFonts w:ascii="Times New Roman" w:hAnsi="Times New Roman" w:cs="Times New Roman"/>
        </w:rPr>
        <w:fldChar w:fldCharType="separate"/>
      </w:r>
      <w:r w:rsidR="00851F1C" w:rsidRPr="00851F1C">
        <w:rPr>
          <w:rFonts w:ascii="Times New Roman" w:hAnsi="Times New Roman" w:cs="Times New Roman"/>
          <w:vertAlign w:val="superscript"/>
        </w:rPr>
        <w:t>62–66</w:t>
      </w:r>
      <w:r w:rsidR="00F26208">
        <w:rPr>
          <w:rFonts w:ascii="Times New Roman" w:hAnsi="Times New Roman" w:cs="Times New Roman"/>
        </w:rPr>
        <w:fldChar w:fldCharType="end"/>
      </w:r>
      <w:r w:rsidRPr="00B95986">
        <w:rPr>
          <w:rFonts w:ascii="Times New Roman" w:hAnsi="Times New Roman" w:cs="Times New Roman"/>
        </w:rPr>
        <w:t xml:space="preserve">. </w:t>
      </w:r>
    </w:p>
    <w:p w14:paraId="13C9CBE5" w14:textId="12179610" w:rsidR="004D544B" w:rsidRDefault="004D544B" w:rsidP="004D544B">
      <w:pPr>
        <w:spacing w:line="480" w:lineRule="auto"/>
        <w:ind w:firstLine="720"/>
        <w:rPr>
          <w:rFonts w:ascii="Times New Roman" w:hAnsi="Times New Roman" w:cs="Times New Roman"/>
        </w:rPr>
      </w:pPr>
      <w:r w:rsidRPr="004D544B">
        <w:rPr>
          <w:rFonts w:ascii="Times New Roman" w:hAnsi="Times New Roman" w:cs="Times New Roman"/>
        </w:rPr>
        <w:t>Machine learning – programs that produce algorithms that adapt their outputs based on inputs to improve performance – is particularly of note</w:t>
      </w:r>
      <w:r>
        <w:rPr>
          <w:rFonts w:ascii="Times New Roman" w:hAnsi="Times New Roman" w:cs="Times New Roman"/>
        </w:rPr>
        <w:fldChar w:fldCharType="begin"/>
      </w:r>
      <w:r>
        <w:rPr>
          <w:rFonts w:ascii="Times New Roman" w:hAnsi="Times New Roman" w:cs="Times New Roman"/>
        </w:rPr>
        <w:instrText xml:space="preserve"> ADDIN ZOTERO_ITEM CSL_CITATION {"citationID":"gqYXmFRE","properties":{"formattedCitation":"\\super 67,68\\nosupersub{}","plainCitation":"67,68","noteIndex":0},"citationItems":[{"id":1950,"uris":["http://zotero.org/users/5502413/items/87AYFZSX"],"itemData":{"id":1950,"type":"book","edition":"1st","ISBN":"978-1-4200-6719-4","language":"en","note":"DOI: 10.1201/9781420067194","publisher":"Chapman and Hall/CRC","source":"Crossref","title":"Machine Learning: An Algorithmic Perspective","title-short":"Machine Learning","URL":"https://www.taylorfrancis.com/books/9781420067194","author":[{"family":"Marsland","given":"Stephen"}],"accessed":{"date-parts":[["2020",2,13]]},"issued":{"date-parts":[["2011",3,23]]},"citation-key":"marslandMachineLearningAlgorithmic2011"}},{"id":1792,"uris":["http://zotero.org/users/5502413/items/3P3G8MHG"],"itemData":{"id":1792,"type":"book","ISBN":"0-387-84858-4","note":"tex.ids: hastieElementsStatisticalLearning2009a","publisher":"Springer Science &amp; Business Media","title":"The elements of statistical learning: data mining, inference, and prediction","author":[{"family":"Hastie","given":"Trevor"},{"family":"Tibshirani","given":"Robert"},{"family":"Friedman","given":"Jerome"}],"issued":{"date-parts":[["2009"]]},"citation-key":"hastieElementsStatisticalLearning2009"}}],"schema":"https://github.com/citation-style-language/schema/raw/master/csl-citation.json"} </w:instrText>
      </w:r>
      <w:r>
        <w:rPr>
          <w:rFonts w:ascii="Times New Roman" w:hAnsi="Times New Roman" w:cs="Times New Roman"/>
        </w:rPr>
        <w:fldChar w:fldCharType="separate"/>
      </w:r>
      <w:r w:rsidRPr="004D544B">
        <w:rPr>
          <w:rFonts w:ascii="Times New Roman" w:hAnsi="Times New Roman" w:cs="Times New Roman"/>
          <w:vertAlign w:val="superscript"/>
        </w:rPr>
        <w:t>67,68</w:t>
      </w:r>
      <w:r>
        <w:rPr>
          <w:rFonts w:ascii="Times New Roman" w:hAnsi="Times New Roman" w:cs="Times New Roman"/>
        </w:rPr>
        <w:fldChar w:fldCharType="end"/>
      </w:r>
      <w:r w:rsidRPr="004D544B">
        <w:rPr>
          <w:rFonts w:ascii="Times New Roman" w:hAnsi="Times New Roman" w:cs="Times New Roman"/>
        </w:rPr>
        <w:t xml:space="preserve">. </w:t>
      </w:r>
      <w:r w:rsidR="00450809" w:rsidRPr="00450809">
        <w:t xml:space="preserve"> </w:t>
      </w:r>
      <w:r w:rsidR="00450809" w:rsidRPr="00450809">
        <w:rPr>
          <w:rFonts w:ascii="Times New Roman" w:hAnsi="Times New Roman" w:cs="Times New Roman"/>
        </w:rPr>
        <w:t>Supervised learning use</w:t>
      </w:r>
      <w:r w:rsidR="00A14AAF">
        <w:rPr>
          <w:rFonts w:ascii="Times New Roman" w:hAnsi="Times New Roman" w:cs="Times New Roman"/>
        </w:rPr>
        <w:t>s features</w:t>
      </w:r>
      <w:r w:rsidR="00450809" w:rsidRPr="00450809">
        <w:rPr>
          <w:rFonts w:ascii="Times New Roman" w:hAnsi="Times New Roman" w:cs="Times New Roman"/>
        </w:rPr>
        <w:t xml:space="preserve"> </w:t>
      </w:r>
      <w:r w:rsidR="00A14AAF">
        <w:rPr>
          <w:rFonts w:ascii="Times New Roman" w:hAnsi="Times New Roman" w:cs="Times New Roman"/>
        </w:rPr>
        <w:t xml:space="preserve">(data taken from observation) </w:t>
      </w:r>
      <w:r w:rsidR="00450809" w:rsidRPr="00450809">
        <w:rPr>
          <w:rFonts w:ascii="Times New Roman" w:hAnsi="Times New Roman" w:cs="Times New Roman"/>
        </w:rPr>
        <w:t xml:space="preserve">to train a </w:t>
      </w:r>
      <w:r w:rsidR="00A14AAF">
        <w:rPr>
          <w:rFonts w:ascii="Times New Roman" w:hAnsi="Times New Roman" w:cs="Times New Roman"/>
        </w:rPr>
        <w:t>model</w:t>
      </w:r>
      <w:r w:rsidR="00450809" w:rsidRPr="00450809">
        <w:rPr>
          <w:rFonts w:ascii="Times New Roman" w:hAnsi="Times New Roman" w:cs="Times New Roman"/>
        </w:rPr>
        <w:t xml:space="preserve"> on the correct responses; this allows the algorithm </w:t>
      </w:r>
      <w:r w:rsidR="00450809" w:rsidRPr="00450809">
        <w:rPr>
          <w:rFonts w:ascii="Times New Roman" w:hAnsi="Times New Roman" w:cs="Times New Roman"/>
        </w:rPr>
        <w:lastRenderedPageBreak/>
        <w:t>to generalize its response to all possible inputs</w:t>
      </w:r>
      <w:r>
        <w:rPr>
          <w:rFonts w:ascii="Times New Roman" w:hAnsi="Times New Roman" w:cs="Times New Roman"/>
        </w:rPr>
        <w:fldChar w:fldCharType="begin"/>
      </w:r>
      <w:r>
        <w:rPr>
          <w:rFonts w:ascii="Times New Roman" w:hAnsi="Times New Roman" w:cs="Times New Roman"/>
        </w:rPr>
        <w:instrText xml:space="preserve"> ADDIN ZOTERO_ITEM CSL_CITATION {"citationID":"Ocpidcgb","properties":{"formattedCitation":"\\super 67\\uc0\\u8211{}69\\nosupersub{}","plainCitation":"67–69","noteIndex":0},"citationItems":[{"id":1950,"uris":["http://zotero.org/users/5502413/items/87AYFZSX"],"itemData":{"id":1950,"type":"book","edition":"1st","ISBN":"978-1-4200-6719-4","language":"en","note":"DOI: 10.1201/9781420067194","publisher":"Chapman and Hall/CRC","source":"Crossref","title":"Machine Learning: An Algorithmic Perspective","title-short":"Machine Learning","URL":"https://www.taylorfrancis.com/books/9781420067194","author":[{"family":"Marsland","given":"Stephen"}],"accessed":{"date-parts":[["2020",2,13]]},"issued":{"date-parts":[["2011",3,23]]},"citation-key":"marslandMachineLearningAlgorithmic2011"}},{"id":1792,"uris":["http://zotero.org/users/5502413/items/3P3G8MHG"],"itemData":{"id":1792,"type":"book","ISBN":"0-387-84858-4","note":"tex.ids: hastieElementsStatisticalLearning2009a","publisher":"Springer Science &amp; Business Media","title":"The elements of statistical learning: data mining, inference, and prediction","author":[{"family":"Hastie","given":"Trevor"},{"family":"Tibshirani","given":"Robert"},{"family":"Friedman","given":"Jerome"}],"issued":{"date-parts":[["2009"]]},"citation-key":"hastieElementsStatisticalLearning2009"}},{"id":488,"uris":["http://zotero.org/users/5502413/items/X855F5PJ"],"itemData":{"id":488,"type":"book","ISBN":"978-0-387-31073-2","note":"tex.ids: bishopPatternRecognitionMachine2006a","number-of-pages":"758","publisher":"Springer Science &amp; Business Media","title":"Pattern Recognition and Machine Learning","author":[{"family":"Bishop","given":"Christopher M."}],"issued":{"date-parts":[["2006"]]},"citation-key":"bishopPatternRecognitionMachine2006"}}],"schema":"https://github.com/citation-style-language/schema/raw/master/csl-citation.json"} </w:instrText>
      </w:r>
      <w:r>
        <w:rPr>
          <w:rFonts w:ascii="Times New Roman" w:hAnsi="Times New Roman" w:cs="Times New Roman"/>
        </w:rPr>
        <w:fldChar w:fldCharType="separate"/>
      </w:r>
      <w:r w:rsidRPr="004D544B">
        <w:rPr>
          <w:rFonts w:ascii="Times New Roman" w:hAnsi="Times New Roman" w:cs="Times New Roman"/>
          <w:vertAlign w:val="superscript"/>
        </w:rPr>
        <w:t>67–69</w:t>
      </w:r>
      <w:r>
        <w:rPr>
          <w:rFonts w:ascii="Times New Roman" w:hAnsi="Times New Roman" w:cs="Times New Roman"/>
        </w:rPr>
        <w:fldChar w:fldCharType="end"/>
      </w:r>
      <w:r w:rsidRPr="004D544B">
        <w:rPr>
          <w:rFonts w:ascii="Times New Roman" w:hAnsi="Times New Roman" w:cs="Times New Roman"/>
        </w:rPr>
        <w:t xml:space="preserve">. This generalization is key, as </w:t>
      </w:r>
      <w:r w:rsidR="00450809" w:rsidRPr="00450809">
        <w:rPr>
          <w:rFonts w:ascii="Times New Roman" w:hAnsi="Times New Roman" w:cs="Times New Roman"/>
        </w:rPr>
        <w:t>the ability to produce reasonable outputs for inputs that were not encountered during training</w:t>
      </w:r>
      <w:r w:rsidR="00450809">
        <w:rPr>
          <w:rFonts w:ascii="Times New Roman" w:hAnsi="Times New Roman" w:cs="Times New Roman"/>
        </w:rPr>
        <w:t xml:space="preserve"> </w:t>
      </w:r>
      <w:r w:rsidRPr="004D544B">
        <w:rPr>
          <w:rFonts w:ascii="Times New Roman" w:hAnsi="Times New Roman" w:cs="Times New Roman"/>
        </w:rPr>
        <w:t>is useful for dealing with noise found in real-world data.</w:t>
      </w:r>
    </w:p>
    <w:p w14:paraId="7945DC00" w14:textId="223F5C12" w:rsidR="004D544B" w:rsidRDefault="004D544B" w:rsidP="004D544B">
      <w:pPr>
        <w:spacing w:line="480" w:lineRule="auto"/>
        <w:ind w:firstLine="720"/>
        <w:rPr>
          <w:ins w:id="12" w:author="Alvarez, Andre, Marcos" w:date="2022-04-20T12:08:00Z"/>
          <w:rFonts w:ascii="Times New Roman" w:hAnsi="Times New Roman" w:cs="Times New Roman"/>
        </w:rPr>
      </w:pPr>
      <w:r w:rsidRPr="004D544B">
        <w:rPr>
          <w:rFonts w:ascii="Times New Roman" w:hAnsi="Times New Roman" w:cs="Times New Roman"/>
        </w:rPr>
        <w:t>One example of supervised learning is regression, a statistical solution that aims to fit a mathematical function that passes as close as possible to all data points</w:t>
      </w:r>
      <w:r>
        <w:rPr>
          <w:rFonts w:ascii="Times New Roman" w:hAnsi="Times New Roman" w:cs="Times New Roman"/>
        </w:rPr>
        <w:fldChar w:fldCharType="begin"/>
      </w:r>
      <w:r>
        <w:rPr>
          <w:rFonts w:ascii="Times New Roman" w:hAnsi="Times New Roman" w:cs="Times New Roman"/>
        </w:rPr>
        <w:instrText xml:space="preserve"> ADDIN ZOTERO_ITEM CSL_CITATION {"citationID":"8ah57y3u","properties":{"formattedCitation":"\\super 68\\nosupersub{}","plainCitation":"68","noteIndex":0},"citationItems":[{"id":1792,"uris":["http://zotero.org/users/5502413/items/3P3G8MHG"],"itemData":{"id":1792,"type":"book","ISBN":"0-387-84858-4","note":"tex.ids: hastieElementsStatisticalLearning2009a","publisher":"Springer Science &amp; Business Media","title":"The elements of statistical learning: data mining, inference, and prediction","author":[{"family":"Hastie","given":"Trevor"},{"family":"Tibshirani","given":"Robert"},{"family":"Friedman","given":"Jerome"}],"issued":{"date-parts":[["2009"]]},"citation-key":"hastieElementsStatisticalLearning2009"}}],"schema":"https://github.com/citation-style-language/schema/raw/master/csl-citation.json"} </w:instrText>
      </w:r>
      <w:r>
        <w:rPr>
          <w:rFonts w:ascii="Times New Roman" w:hAnsi="Times New Roman" w:cs="Times New Roman"/>
        </w:rPr>
        <w:fldChar w:fldCharType="separate"/>
      </w:r>
      <w:r w:rsidRPr="004D544B">
        <w:rPr>
          <w:rFonts w:ascii="Times New Roman" w:hAnsi="Times New Roman" w:cs="Times New Roman"/>
          <w:vertAlign w:val="superscript"/>
        </w:rPr>
        <w:t>68</w:t>
      </w:r>
      <w:r>
        <w:rPr>
          <w:rFonts w:ascii="Times New Roman" w:hAnsi="Times New Roman" w:cs="Times New Roman"/>
        </w:rPr>
        <w:fldChar w:fldCharType="end"/>
      </w:r>
      <w:r w:rsidRPr="004D544B">
        <w:rPr>
          <w:rFonts w:ascii="Times New Roman" w:hAnsi="Times New Roman" w:cs="Times New Roman"/>
        </w:rPr>
        <w:t>. Linear models for regression are simple, and are often sufficient to gain insight into how the inputs affect the output in lower dimensional spaces</w:t>
      </w:r>
      <w:r>
        <w:rPr>
          <w:rFonts w:ascii="Times New Roman" w:hAnsi="Times New Roman" w:cs="Times New Roman"/>
        </w:rPr>
        <w:fldChar w:fldCharType="begin"/>
      </w:r>
      <w:r>
        <w:rPr>
          <w:rFonts w:ascii="Times New Roman" w:hAnsi="Times New Roman" w:cs="Times New Roman"/>
        </w:rPr>
        <w:instrText xml:space="preserve"> ADDIN ZOTERO_ITEM CSL_CITATION {"citationID":"DgymR2qI","properties":{"formattedCitation":"\\super 69\\nosupersub{}","plainCitation":"69","noteIndex":0},"citationItems":[{"id":488,"uris":["http://zotero.org/users/5502413/items/X855F5PJ"],"itemData":{"id":488,"type":"book","ISBN":"978-0-387-31073-2","note":"tex.ids: bishopPatternRecognitionMachine2006a","number-of-pages":"758","publisher":"Springer Science &amp; Business Media","title":"Pattern Recognition and Machine Learning","author":[{"family":"Bishop","given":"Christopher M."}],"issued":{"date-parts":[["2006"]]},"citation-key":"bishopPatternRecognitionMachine2006"}}],"schema":"https://github.com/citation-style-language/schema/raw/master/csl-citation.json"} </w:instrText>
      </w:r>
      <w:r>
        <w:rPr>
          <w:rFonts w:ascii="Times New Roman" w:hAnsi="Times New Roman" w:cs="Times New Roman"/>
        </w:rPr>
        <w:fldChar w:fldCharType="separate"/>
      </w:r>
      <w:r w:rsidRPr="004D544B">
        <w:rPr>
          <w:rFonts w:ascii="Times New Roman" w:hAnsi="Times New Roman" w:cs="Times New Roman"/>
          <w:vertAlign w:val="superscript"/>
        </w:rPr>
        <w:t>69</w:t>
      </w:r>
      <w:r>
        <w:rPr>
          <w:rFonts w:ascii="Times New Roman" w:hAnsi="Times New Roman" w:cs="Times New Roman"/>
        </w:rPr>
        <w:fldChar w:fldCharType="end"/>
      </w:r>
      <w:r w:rsidRPr="004D544B">
        <w:rPr>
          <w:rFonts w:ascii="Times New Roman" w:hAnsi="Times New Roman" w:cs="Times New Roman"/>
        </w:rPr>
        <w:t>. Support vector machines (SVM) have been shown in the literature to be a useful supervised learning model for bipedal biomechanics</w:t>
      </w:r>
      <w:r>
        <w:rPr>
          <w:rFonts w:ascii="Times New Roman" w:hAnsi="Times New Roman" w:cs="Times New Roman"/>
        </w:rPr>
        <w:fldChar w:fldCharType="begin"/>
      </w:r>
      <w:r>
        <w:rPr>
          <w:rFonts w:ascii="Times New Roman" w:hAnsi="Times New Roman" w:cs="Times New Roman"/>
        </w:rPr>
        <w:instrText xml:space="preserve"> ADDIN ZOTERO_ITEM CSL_CITATION {"citationID":"3pv5Liwe","properties":{"formattedCitation":"\\super 70\\uc0\\u8211{}73\\nosupersub{}","plainCitation":"70–73","noteIndex":0},"citationItems":[{"id":1752,"uris":["http://zotero.org/users/5502413/items/FRJ5BVYJ"],"itemData":{"id":1752,"type":"article-journal","abstract":"Ageing influences gait patterns causing constant threats to control of locomotor balance. Automated recognition of gait changes has many advantages including, early identification of at-risk gait and monitoring the progress of treatment outcomes. In this paper, we apply an artificial intelligence technique [support vector machines (SVM)] for the automatic recognition of young-old gait types from their respective gait-patterns. Minimum foot clearance (MFC) data of 30 young and 28 elderly participants were analyzed using a PEAK-2D motion analysis system during a 20-min continuous walk on a treadmill at self-selected walking speed. Gait features extracted from individual MFC histogram-plot and Poincare/spl acute/-plot images were used to train the SVM. Cross-validation test results indicate that the generalization performance of the SVM was on average 83.3% (/spl plusmn/2.9) to recognize young and elderly gait patterns, compared to a neural network's accuracy of 75.0/spl plusmn/5.0. A \"hill-climbing\" feature selection algorithm demonstrated that a small subset (3-5) of gait features extracted from MFC plots could differentiate the gait patterns with 90% accuracy. Performance of the gait classifier was evaluated using areas under the receiver operating characteristic plots. Improved performance of the classifier was evident when trained with reduced number of selected good features and with radial basis function kernel. These results suggest that SVMs can function as an efficient gait classifier for recognition of young and elderly gait patterns, and has the potential for wider applications in gait identification for falls-risk minimization in the elderly.","container-title":"IEEE Transactions on Biomedical Engineering","DOI":"10.1109/TBME.2005.845241","ISSN":"1558-2531","issue":"5","note":"tex.ids: beggSupportVectorMachines2005a","page":"828-838","source":"IEEE Xplore","title":"Support vector machines for automated gait classification","volume":"52","author":[{"family":"Begg","given":"R.K."},{"family":"Palaniswami","given":"M."},{"family":"Owen","given":"B."}],"issued":{"date-parts":[["2005",5]]},"citation-key":"beggSupportVectorMachines2005"}},{"id":1767,"uris":["http://zotero.org/users/5502413/items/7MIZEXS8"],"itemData":{"id":1767,"type":"article-journal","abstract":"This paper investigated application of a machine learning approach (Support vector machine, SVM) for the automatic recognition of gait changes due to ageing using three types of gait measures: basic temporal/spatial, kinetic and kinematic. The gaits of 12 young and 12 elderly participants were recorded and analysed using a synchronized PEAK motion analysis system and a force platform during normal walking. Altogether, 24 gait features describing the three types of gait characteristics were extracted for developing gait recognition models and later testing of generalization performance. Test results indicated an overall accuracy of 91.7% by the SVM in its capacity to distinguish the two gait patterns. The classiﬁcation ability of the SVM was found to be unaffected across six kernel functions (linear, polynomial, radial basis, exponential radial basis, multi-layer perceptron and spline). Gait recognition rate improved when features were selected from different gait data type. A feature selection algorithm demonstrated that as little as three gait features, one selected from each data type, could effectively distinguish the age groups with 100% accuracy. These results demonstrate considerable potential in applying SVMs in gait classiﬁcation for many applications.","container-title":"Journal of Biomechanics","DOI":"10.1016/j.jbiomech.2004.05.002","ISSN":"00219290","issue":"3","language":"en","note":"tex.ids: beggMachineLearningApproach2005a","page":"401-408","source":"Crossref","title":"A machine learning approach for automated recognition of movement patterns using basic, kinetic and kinematic gait data","volume":"38","author":[{"family":"Begg","given":"R."},{"family":"Kamruzzaman","given":"J."}],"issued":{"date-parts":[["2005",3]]},"citation-key":"beggMachineLearningApproach2005"}},{"id":1366,"uris":["http://zotero.org/users/5502413/items/7TPVDISS"],"itemData":{"id":1366,"type":"article-journal","abstract":"Machine learning methods have been widely used for gait assessment through the estimation of spatio-temporal parameters. As a further step, the objective of this work is to propose and validate a general probabilistic modeling approach for the classiﬁcation of different pathological gaits. Speciﬁcally, the presented methodology was tested on gait data recorded on two pathological populations (Huntington’s disease and post-stroke subjects) and healthy elderly controls using data from inertial measurement units placed at shank and waist. By extracting features from group-speciﬁc Hidden Markov Models (HMMs) and signal information in time and frequency domain, a Support Vector Machines classiﬁer (SVM) was designed and validated. The 90.5% of subjects was assigned to the right group after leave-one-subject–out cross validation and majority voting. The long-term goal we point to is the gait assessment in everyday life to early detect gait alterations.","container-title":"Sensors","DOI":"10.3390/s16010134","ISSN":"1424-8220","issue":"1","language":"en","note":"tex.ids: manniniMachineLearningFramework2016a","page":"134","source":"Crossref","title":"A Machine Learning Framework for Gait Classification Using Inertial Sensors: Application to Elderly, Post-Stroke and Huntington’s Disease Patients","title-short":"A Machine Learning Framework for Gait Classification Using Inertial Sensors","volume":"16","author":[{"family":"Mannini","given":"Andrea"},{"family":"Trojaniello","given":"Diana"},{"family":"Cereatti","given":"Andrea"},{"family":"Sabatini","given":"Angelo"}],"issued":{"date-parts":[["2016",1,21]]},"citation-key":"manniniMachineLearningFramework2016"}},{"id":1756,"uris":["http://zotero.org/users/5502413/items/3KN73YWR"],"itemData":{"id":1756,"type":"article-journal","container-title":"Journal of Applied Sciences","note":"tex.ids: tahirParkinsonDiseaseGait2012a","page":"180-185","title":"Parkinson Disease Gait Classiﬁcation based on Machine Learning Approach","volume":"12","author":[{"family":"Tahir","given":"Nooritawati Md"},{"family":"Manap","given":"Hany Hazfiza"}],"issued":{"date-parts":[["2012"]]},"citation-key":"tahirParkinsonDiseaseGait2012"}}],"schema":"https://github.com/citation-style-language/schema/raw/master/csl-citation.json"} </w:instrText>
      </w:r>
      <w:r>
        <w:rPr>
          <w:rFonts w:ascii="Times New Roman" w:hAnsi="Times New Roman" w:cs="Times New Roman"/>
        </w:rPr>
        <w:fldChar w:fldCharType="separate"/>
      </w:r>
      <w:r w:rsidRPr="004D544B">
        <w:rPr>
          <w:rFonts w:ascii="Times New Roman" w:hAnsi="Times New Roman" w:cs="Times New Roman"/>
          <w:vertAlign w:val="superscript"/>
        </w:rPr>
        <w:t>70–73</w:t>
      </w:r>
      <w:r>
        <w:rPr>
          <w:rFonts w:ascii="Times New Roman" w:hAnsi="Times New Roman" w:cs="Times New Roman"/>
        </w:rPr>
        <w:fldChar w:fldCharType="end"/>
      </w:r>
      <w:ins w:id="13" w:author="Alvarez, Andre, Marcos" w:date="2022-04-20T12:09:00Z">
        <w:r w:rsidRPr="004D544B">
          <w:rPr>
            <w:rFonts w:ascii="Times New Roman" w:hAnsi="Times New Roman" w:cs="Times New Roman"/>
          </w:rPr>
          <w:t>.</w:t>
        </w:r>
      </w:ins>
    </w:p>
    <w:p w14:paraId="5D2D99FB" w14:textId="372C9721" w:rsidR="006E7A55" w:rsidRDefault="006E7A55" w:rsidP="004D544B">
      <w:pPr>
        <w:spacing w:line="480" w:lineRule="auto"/>
        <w:ind w:firstLine="720"/>
        <w:rPr>
          <w:ins w:id="14" w:author="Alvarez, Andre, Marcos" w:date="2022-04-20T12:09:00Z"/>
          <w:rFonts w:ascii="Times New Roman" w:hAnsi="Times New Roman" w:cs="Times New Roman"/>
        </w:rPr>
      </w:pPr>
      <w:r w:rsidRPr="00B95986">
        <w:rPr>
          <w:rFonts w:ascii="Times New Roman" w:hAnsi="Times New Roman" w:cs="Times New Roman"/>
        </w:rPr>
        <w:t>Many studies have shown that inertial sensors can produce data of comparable quality to the gold standard, even outside the laboratory</w:t>
      </w:r>
      <w:r w:rsidR="00F26208">
        <w:rPr>
          <w:rFonts w:ascii="Times New Roman" w:hAnsi="Times New Roman" w:cs="Times New Roman"/>
        </w:rPr>
        <w:fldChar w:fldCharType="begin"/>
      </w:r>
      <w:r w:rsidR="004D544B">
        <w:rPr>
          <w:rFonts w:ascii="Times New Roman" w:hAnsi="Times New Roman" w:cs="Times New Roman"/>
        </w:rPr>
        <w:instrText xml:space="preserve"> ADDIN ZOTERO_ITEM CSL_CITATION {"citationID":"FRWRgJhY","properties":{"formattedCitation":"\\super 74\\uc0\\u8211{}86\\nosupersub{}","plainCitation":"74–86","noteIndex":0},"citationItems":[{"id":893,"uris":["http://zotero.org/users/5502413/items/QNRNBR5V"],"itemData":{"id":893,"type":"article-journal","abstract":"An original signal processing algorithm is presented to automatically extract, on a stride-by-stride basis, four consecutive fundamental events of walking, heel strike (HS), toe strike (TS), heel-off (HO), and toe-off (TO), from wireless accelerometers applied to the right and left foot. First, the signals recorded from heel and toe three-axis accelerometers are segmented providing heel and toe ﬂat phases. Then, the four gait events are deﬁned from these ﬂat phases. The accelerometer-based event identiﬁcation was validated in seven healthy volunteers and a total of 247 trials against reference data provided by a force plate, a kinematic 3D analysis system, and video camera. HS, TS, HO, and TO were detected with a temporal accuracy ± precision of 1.3 ms ± 7.2 ms, −4.2 ms ± 10.9 ms, −3.7 ms ± 14.5 ms, and −1.8 ms ± 11.8 ms, respectively, with the associated 95% conﬁdence intervals ranging from −6.3 ms to 2.2 ms. It is concluded that the developed accelerometer-based method can accurately and precisely detect HS, TS, HO, and TO, and could thus be used for the ambulatory monitoring of gait features computed from these events when measured concurrently in both feet.","container-title":"Medical Engineering &amp; Physics","DOI":"10.1016/j.medengphy.2015.01.001","ISSN":"13504533","issue":"2","language":"en","page":"226-232","source":"Crossref","title":"Development and validation of an accelerometer-based method for quantifying gait events","volume":"37","author":[{"family":"Boutaayamou","given":"Mohamed"},{"family":"Schwartz","given":"Cédric"},{"family":"Stamatakis","given":"Julien"},{"family":"Denoël","given":"Vincent"},{"family":"Maquet","given":"Didier"},{"family":"Forthomme","given":"Bénédicte"},{"family":"Croisier","given":"Jean-Louis"},{"family":"Macq","given":"Benoît"},{"family":"Verly","given":"Jacques G."},{"family":"Garraux","given":"Gaëtan"},{"family":"Brüls","given":"Olivier"}],"issued":{"date-parts":[["2015",2]]},"citation-key":"boutaayamouDevelopmentValidationAccelerometerbased2015"}},{"id":1465,"uris":["http://zotero.org/users/5502413/items/2T2H47DF"],"itemData":{"id":1465,"type":"article-journal","container-title":"BioMed Research International","DOI":"10.1155/2019/8123467","ISSN":"2314-6133, 2314-6141","language":"en","note":"tex.ids: miyazakiValidityMeasurementTrailing2019a","page":"1-8","source":"Crossref","title":"Validity of Measurement for Trailing Limb Angle and Propulsion Force during Gait Using a Magnetic Inertial Measurement Unit","volume":"2019","author":[{"family":"Miyazaki","given":"Takasuke"},{"family":"Kawada","given":"Masayuki"},{"family":"Nakai","given":"Yuki"},{"family":"Kiyama","given":"Ryoji"},{"family":"Yone","given":"Kazunori"}],"issued":{"date-parts":[["2019",12,23]]},"citation-key":"miyazakiValidityMeasurementTrailing2019"}},{"id":1821,"uris":["http://zotero.org/users/5502413/items/XH25QU3Z"],"itemData":{"id":1821,"type":"article-journal","abstract":"In a variety of applications, inertial sensors are used to estimate spatial parameters by double integrating over time their coordinate acceleration components. In human movement applications, the drift inherent to the accelerometer signals is often reduced by exploiting the cyclical nature of gait and under the hypothesis that the velocity of the sensor is zero at some point in stance. In this study, the validity of the latter hypothesis was investigated by determining the minimum velocity of progression of selected points of the foot and shank during the stance phase of the gait cycle while walking at three different speeds on level ground. The errors affecting the accuracy of the stride length estimation resulting from assuming a zero velocity at the beginning of the integration interval were evaluated on twenty healthy subjects. Results showed that the minimum velocity of the selected points on the foot and shank increased as gait speed increased. Whereas the average minimum velocity of the foot locations was lower than 0.011 m/s, the velocity of the shank locations were up to 0.049 m/s corresponding to a percent error of the stride length equal to 3.3%. The preferable foot locations for an inertial sensor resulted to be the calcaneus and the lateral aspect of the rearfoot. In estimating the stride length, the hypothesis that the velocity of the sensor can be set to zero sometimes during stance is acceptable only if the sensor is attached to the foot.","container-title":"Journal of Biomechanics","DOI":"10.1016/j.jbiomech.2011.04.035","ISSN":"00219290","issue":"10","journalAbbreviation":"Journal of Biomechanics","language":"en","page":"1991-1994","source":"DOI.org (Crossref)","title":"Estimation of stride length in level walking using an inertial measurement unit attached to the foot: A validation of the zero velocity assumption during stance","title-short":"Estimation of stride length in level walking using an inertial measurement unit attached to the foot","volume":"44","author":[{"family":"Peruzzi","given":"A."},{"family":"Della Croce","given":"U."},{"family":"Cereatti","given":"A."}],"issued":{"date-parts":[["2011",7]]},"citation-key":"peruzziEstimationStrideLength2011"}},{"id":558,"uris":["http://zotero.org/users/5502413/items/8U25FM62"],"itemData":{"id":558,"type":"article-journal","abstract":"This contribution is concerned with joint angle calculation based on inertial measurement data in the context of human motion analysis. Unlike most robotic devices, the human body lacks even surfaces and right angles. Therefore, we focus on methods that avoid assuming certain orientations in which the sensors are mounted with respect to the body segments. After a review of available methods that may cope with this challenge, we present a set of new methods for: (1) joint axis and position identification; and (2) flexion/extension joint angle measurement. In particular, we propose methods that use only gyroscopes and accelerometers and, therefore, do not rely on a homogeneous magnetic field. We provide results from gait trials of a transfemoral amputee in which we compare the inertial measurement unit (IMU)-based methods to an optical 3D motion capture system. Unlike most authors, we place the optical markers on anatomical landmarks instead of attaching them to the IMUs. Root mean square errors of the knee flexion/extension angles are found to be less than 1° on the prosthesis and about 3° on the human leg. For the plantar/dorsiflexion of the ankle, both deviations are about 1°.","container-title":"Sensors","DOI":"10.3390/s140406891","ISSN":"14248220","issue":"4","note":"PMID: 24743160\nISBN: 4930314240","page":"6891-6909","title":"IMU-based joint angle measurement for gait analysis","volume":"14","author":[{"family":"Seel","given":"Thomas"},{"family":"Raisch","given":"Jörg"},{"family":"Schauer","given":"Thomas"}],"issued":{"date-parts":[["2014"]]},"citation-key":"seelIMUbasedJointAngle2014"}},{"id":1481,"uris":["http://zotero.org/users/5502413/items/9WB8V6ZE"],"itemData":{"id":1481,"type":"article-journal","abstract":"This paper represents the ﬁrst step in developing an inertial sensor system that is capable of assessing post-stroke gait in terms of walking speed and temporal gait symmetry. Two inertial sensors were attached at the midpoint of each shank to measure the accelerations and angular velocity during walking. Despite the abnormalities in hemiparetic gait, the angular velocity of most of the testing subjects (12 out of 13) exhibited similar characteristics as those from a healthy population, enabling walking speed estimation and gait event detection based on the pendulum walking model. The results from a standardized 10-meter walk test demonstrated that the IMU-based method has an excellent agreement with the clinically used stopwatch method. The gait symmetry results were comparable with previous studies. The gait segmentation failed when the angular velocity deviates signiﬁcantly from the healthy groups’ proﬁle. With further development and concurrent validations, the inertial sensor-based system may eventually become a useful tool for continually monitoring spatio-temporal gait parameters post stroke in a natural environment.","container-title":"Gait &amp; Posture","DOI":"10.1016/j.gaitpost.2012.07.032","ISSN":"09666362","issue":"3","language":"en","note":"tex.ids: yangEstimationSpatiotemporalParameters2013a","page":"354-358","source":"Crossref","title":"Estimation of spatio-temporal parameters for post-stroke hemiparetic gait using inertial sensors","volume":"37","author":[{"family":"Yang","given":"Shuozhi"},{"family":"Zhang","given":"Jun-Tian"},{"family":"Novak","given":"Alison C."},{"family":"Brouwer","given":"Brenda"},{"family":"Li","given":"Qingguo"}],"issued":{"date-parts":[["2013",3]]},"citation-key":"yangEstimationSpatiotemporalParameters2013"}},{"id":1059,"uris":["http://zotero.org/users/5502413/items/46NGIGGB"],"itemData":{"id":1059,"type":"article-journal","abstract":"Inverse dynamic analysis using musculoskeletal modeling is a powerful tool, which is utilized in a range of applications to estimate forces in ligaments, muscles, and joints, non-invasively. To date, the conventional input used in this analysis is derived from optical motion capture (OMC) and force plate (FP) systems, which restrict the application of musculoskeletal models to gait laboratories. To address this problem, we propose the use of inertial motion capture to perform musculoskeletal model-based inverse dynamics by utilizing a universally applicable ground reaction force and moment (GRF&amp;M) prediction method. Validation against a conventional laboratory-based method showed excellent Pearson correlations for sagittal plane joint angles of ankle, knee, and hip (ρ = 0.95, 0.99, and 0.99, respectively) and root-mean-squared-differences (RMSD) of 4.1 ± 1.3°, 4.4 ± 2.0°, and 5.7 ± 2.1°, respectively. The GRF&amp;M predicted using IMC input were found to have excellent correlations for three components (vertical: ρ = 0.97, RMSD = 9.3 ± 3.0 %BW, anteroposterior: ρ = 0.91, RMSD = 5.5 ± 1.2 %BW, sagittal: ρ = 0.91, RMSD = 1.6 ± 0.6 %BW</w:instrText>
      </w:r>
      <w:r w:rsidR="004D544B">
        <w:rPr>
          <w:rFonts w:ascii="Cambria Math" w:hAnsi="Cambria Math" w:cs="Cambria Math"/>
        </w:rPr>
        <w:instrText>∗</w:instrText>
      </w:r>
      <w:r w:rsidR="004D544B">
        <w:rPr>
          <w:rFonts w:ascii="Times New Roman" w:hAnsi="Times New Roman" w:cs="Times New Roman"/>
        </w:rPr>
        <w:instrText>BH), and strong correlations for mediolateral (ρ = 0.80, RMSD = 2.1 ± 0.6 %BW) and transverse (ρ = 0.82, RMSD = 0.2 ± 0.1 %BW</w:instrText>
      </w:r>
      <w:r w:rsidR="004D544B">
        <w:rPr>
          <w:rFonts w:ascii="Cambria Math" w:hAnsi="Cambria Math" w:cs="Cambria Math"/>
        </w:rPr>
        <w:instrText>∗</w:instrText>
      </w:r>
      <w:r w:rsidR="004D544B">
        <w:rPr>
          <w:rFonts w:ascii="Times New Roman" w:hAnsi="Times New Roman" w:cs="Times New Roman"/>
        </w:rPr>
        <w:instrText xml:space="preserve">BH). The proposed IMC-based method removes the complexity and space restrictions of OMC and FP systems and could enable applications of musculoskeletal models in either monitoring patients during their daily lives or in wider clinical practice.","container-title":"Medical Engineering &amp; Physics","DOI":"10.1016/j.medengphy.2018.12.021","ISSN":"13504533","language":"en","note":"tex.ids: karatsidisMusculoskeletalModelbasedInverse2019a","page":"68-77","source":"Crossref","title":"Musculoskeletal model-based inverse dynamic analysis under ambulatory conditions using inertial motion capture","volume":"65","author":[{"family":"Karatsidis","given":"Angelos"},{"family":"Jung","given":"Moonki"},{"family":"Schepers","given":"H. Martin"},{"family":"Bellusci","given":"Giovanni"},{"family":"de Zee","given":"Mark"},{"family":"Veltink","given":"Peter H."},{"family":"Andersen","given":"Michael Skipper"}],"issued":{"date-parts":[["2019",3]]},"citation-key":"karatsidisMusculoskeletalModelbasedInverse2019"}},{"id":1568,"uris":["http://zotero.org/users/5502413/items/ESDKKI8C"],"itemData":{"id":1568,"type":"article-journal","abstract":"To enhance the wearability of portable motion-monitoring devices, the size and number of sensors are minimized, but at the expense of quality and quantity of data collected. For example, owing to the size and weight of low-frequency force transducers, most currently available wearable gait measurement systems provide only limited, if any, elements of ground reaction force (GRF) data. To obtain the most GRF information possible with a minimal use of sensors, we propose a GRF estimation method based on biomechanical knowledge of human walking. This includes the dynamics of the center of mass (CoM) during steady human gait resembling the oscillatory behaviors of a mass-spring system. Available measurement data were incorporated into a spring-loaded inverted pendulum with translating pivot. The spring stiffness and simulation parameters were tuned to match, as accurately as possible, the available data and oscillatory characteristics of walking. Our results showed that the model simulation estimated reasonably well the unmeasured GRF. Using the vertical GRF and CoP proﬁle for gait speeds ranging from 0.93 to 1.89 m/s, the anterior-posterior (A-P) GRF was estimated and resulted in an average correlation coefﬁcient of R = 0.982 ± 0.009. Even when the ground contact timing and gait speed information were alone available, our method estimated GRFs resulting in R = 0.969 ± 0.022 for the A-P and R = 0.891 ± 0.101 for the vertical GRFs. This research demonstrates that the biomechanical knowledge of human walking, such as inherited oscillatory characteristics of the CoM, can be used to gain unmeasured information regarding human gait dynamics.","container-title":"Journal of Biomechanics","DOI":"10.1016/j.jbiomech.2018.01.046","ISSN":"00219290","language":"en","page":"135-143","source":"Crossref","title":"Estimation of unmeasured ground reaction force data based on the oscillatory characteristics of the center of mass during human walking","volume":"71","author":[{"family":"Ryu","given":"Hansol X."},{"family":"Park","given":"Sukyung"}],"issued":{"date-parts":[["2018",4]]},"citation-key":"ryuEstimationUnmeasuredGround2018"}},{"id":1387,"uris":["http://zotero.org/users/5502413/items/XCLJ35PP"],"itemData":{"id":1387,"type":"article-journal","abstract":"Aging and many pathologies that affect gait are associated with reduced ankle power output and thus trailing limb propulsion during walking. However, quantifying trailing limb propulsion requires sophisticated measurement equipment at signiﬁcant expense that fundamentally limits clinical translation for diagnostics or gait rehabilitation. As a component of joint power, our purpose was to determine if shank acceleration estimated via accelerometers during push-off can serve as a clinically feasible surrogate for ankle power output and peak anterior ground reaction forces (GRF) during walking. As hypothesized, we found that young adults modulated walking speed via changes in peak anterior GRF and peak ankle power output that correlated with proportional changes in shank acceleration during push-off, both at the individual subject (R2   0.80, p &lt; 0.01) and group average (R2   0.74, p &lt; 0.01) levels. In addition, we found that unilateral deﬁcits in trailing limb propulsion induced via a leg bracing elicited unilateral and relatively proportional reductions in peak anterior GRF, peak ankle power, and peak shank acceleration. These unilateral leg bracing effects on peak shank acceleration correlated with those in peak ankle power (braced leg: R2 = 0.43, p = 0.028) but those effects in both peak shank acceleration and peak ankle power were disassociated from those in peak anterior GRF. In conclusion, our ﬁndings in young adults provide an early benchmark for the development of affordable and clinically feasible alternatives for assessing and monitoring trailing limb propulsion during walking.","container-title":"Journal of Biomechanics","DOI":"10.1016/j.jbiomech.2019.109449","ISSN":"00219290","language":"en","note":"tex.ids: pieperCanShankAcceleration2019a","page":"109449","source":"Crossref","title":"Can shank acceleration provide a clinically feasible surrogate for individual limb propulsion during walking?","author":[{"family":"Pieper","given":"Noah L."},{"family":"Lewek","given":"Michael D."},{"family":"Franz","given":"Jason R."}],"issued":{"date-parts":[["2019",10]]},"citation-key":"pieperCanShankAcceleration2019"}},{"id":1453,"uris":["http://zotero.org/users/5502413/items/4FHGLSYV"],"itemData":{"id":1453,"type":"article-journal","abstract":"Background: Application of objective measurement of stroke gait with accelerometer-based wearable technology and associated algorithms is increasing, despite reports questioning the accuracy of this technique in quantifying specific stroke-related gait impairments. The aim of this study is to determine the feasibility, validity and reliability of a low-cost open-source system incorporating algorithms and a single tri-axial accelerometer-based wearable to quantify gait characteristics in the laboratory and community post-stroke.\nMethods: Twenty-five participants with stroke wore the wearable (AX3, Axivity) on the lower back during a laboratory 2 minute continuous walk (preferred pace) on two occasions a week apart and continuously in the community for two consecutive 7 day periods. Video, instrumented walkway (GaitRite) and an OPAL accelerometer-based wearable were used as laboratory references.\nResults: Feasibility of the proposed system was good. The system was valid for measuring step count (ICC 0.899). Inherent differences in gait quantification between algorithm and GaitRite resulted in difficulties comparing agreement between the different systems. Agreement was moderate-excellent (ICC 0.503–0.936) for mean and variability gait characteristics vs. OPAL. Agreement was moderate-poor between the system and OPAL for asymmetry characteristics. Moderateexcellent reliability (ICC 0.534–0.857) was demonstrated for 11/14 laboratory measured gait characteristics. Community test-retest reliability was good-excellent (ICC 0.867–0.983) for all except one (ICC 0.699) of the 19 gait characteristics.\nConclusion: The proposed system is a low-cost, reliable tool for quantifying gait post-stroke with multiple potential applications. Further refinement to optimise gait quantification algorithms for certain gait characteristics including gait asymmetry is required.","container-title":"Journal of NeuroEngineering and Rehabilitation","DOI":"10.1186/s12984-017-0341-z","ISSN":"1743-0003","issue":"1","language":"en","source":"Crossref","title":"Comprehensive measurement of stroke gait characteristics with a single accelerometer in the laboratory and community: a feasibility, validity and reliability study","title-short":"Comprehensive measurement of stroke gait characteristics with a single accelerometer in the laboratory and community","URL":"https://jneuroengrehab.biomedcentral.com/articles/10.1186/s12984-017-0341-z","volume":"14","author":[{"family":"Moore","given":"Sarah A."},{"family":"Hickey","given":"Aodhan"},{"family":"Lord","given":"Sue"},{"family":"Del Din","given":"Silvia"},{"family":"Godfrey","given":"Alan"},{"family":"Rochester","given":"Lynn"}],"accessed":{"date-parts":[["2020",1,6]]},"issued":{"date-parts":[["2017",12]]},"citation-key":"mooreComprehensiveMeasurementStroke2017"}},{"id":44,"uris":["http://zotero.org/users/5502413/items/EDLZ29AS"],"itemData":{"id":44,"type":"article-journal","abstract":"BACKGROUND: The step-by-step determination of the spatio-temporal parameters of gait is clinically relevant since it provides an estimation of the variability of specific gait patterns associated with frequent geriatric syndromes. In recent years, several methods, based on the use of magneto-inertial units (MIMUs), have been developed for the step-by-step estimation of the gait temporal parameters. However, most of them were applied to the gait of healthy subjects and/or of a single pathologic population. Moreover, spatial parameters in pathologic populations have been rarely estimated step-by-step using MIMUs. The validity of clinically suitable MIMU-based methods for the estimation of spatio-temporal parameters is therefore still an open issue. The aim of this study was to propose and validate a method for the determination of both temporal and spatial parameters that could be applied to normal and heavily compromised gait patterns.\\n\\nMETHODS: Two MIMUs were attached above each subject's ankles. An instrumented gait mat was used as gold standard. Gait data were acquired from ten hemiparetic subjects, ten choreic subjects, ten subjects with Parkinson's disease and ten healthy older adults walking at two different gait speeds. The method detects gait events (GEs) taking advantage of the cyclic nature of gait and exploiting some lower limb invariant kinematic characteristics. A combination of a MIMU axes realignment along the direction of progression and of an optimally filtered direct and reverse integration is used to determine the stride length.\\n\\nRESULTS: Over the 4,514 gait cycles analyzed, neither missed nor extra GEs were generated. The errors in identifying both initial and final contact at comfortable speed ranged between 0 and 11 ms for the different groups analyzed. The stride length was estimated for all subjects with less than 3% error.\\n\\nCONCLUSIONS: The proposed method is apparently extremely robust since gait speed did not substantially affect its performance and both missed and extra GEs were avoided. The spatio-temporal parameters estimates showed smaller errors than those reported in previous studies and a similar level of precision and accuracy for both healthy and pathologic gait patterns. The combination of robustness, precision and accuracy suggests that the proposed method is suitable for routine clinical use.","container-title":"Journal of NeuroEngineering and Rehabilitation","DOI":"10.1186/1743-0003-11-152","ISSN":"1743-0003","issue":"1","note":"PMID: 25388296\nISBN: 1743-0003 (Electronic)\\r1743-0003 (Linking)","page":"152","title":"Estimation of step-by-step spatio-temporal parameters of normal and impaired gait using shank-mounted magneto-inertial sensors: application to elderly, hemiparetic, parkinsonian and choreic gait","volume":"11","author":[{"family":"Trojaniello","given":"Diana"},{"family":"Cereatti","given":"Andrea"},{"family":"Pelosin","given":"Elisa"},{"family":"Avanzino","given":"Laura"},{"family":"Mirelman","given":"Anat"},{"family":"Hausdorff","given":"Jeffrey M"},{"family":"Della Croce","given":"Ugo"}],"issued":{"date-parts":[["2014"]]},"citation-key":"trojanielloEstimationStepbystepSpatiotemporal2014"}},{"id":1003,"uris":["http://zotero.org/users/5502413/items/LKP64CGP"],"itemData":{"id":1003,"type":"article-journal","abstract":"A general-purpose system to obtain the kinematics of gait in the sagittal plane based on body-mounted sensors was developed. It consisted of four uniaxial seismic accelerometers and one rate gyroscope per body segment. Tests were done with 10 young healthy volunteers, walking at ﬁve different speeds on a treadmill. In order to study the system’s accuracy, measurements were made with an optic, passive-marker system and the body-mounted system, simultaneously. In all the comparison cases, the curves obtained from the two systems were very close, showing root mean square errors representing o7% full range in 75% of the cases (overall mean 6.64%, standard deviation 4.13%) and high coefﬁcients of multiple correlation in 100% of cases (overall mean 0.9812, standard deviation 0.02). Calibration of the body-mounted system is done against gravity. The body-mounted sensors do not hinder natural movement. The calculation algorithms are computationally demanding and only are applicable off-line. The body-mounted sensors are accurate, inexpensive and portable and allow long-term recordings in clinical, sport and ergonomics settings. r 2002 Elsevier Science Ltd. All rights reserved.","container-title":"Journal of Biomechanics","DOI":"10.1016/S0021-9290(01)00231-7","ISSN":"00219290","issue":"4","language":"en","page":"537-542","source":"Crossref","title":"Accelerometer and rate gyroscope measurement of kinematics: an inexpensive alternative to optical motion analysis systems","title-short":"Accelerometer and rate gyroscope measurement of kinematics","volume":"35","author":[{"family":"Mayagoitia","given":"Ruth E."},{"family":"Nene","given":"Anand V."},{"family":"Veltink","given":"Peter H."}],"issued":{"date-parts":[["2002",4]]},"citation-key":"mayagoitiaAccelerometerRateGyroscope2002"}},{"id":2148,"uris":["http://zotero.org/users/5502413/items/JPF8Z9G6"],"itemData":{"id":2148,"type":"article-journal","abstract":"Gait asymmetry is an important marker of mobility impairment post stroke. This study proposes a new gait symmetry index (GSI) to quantify gait symmetry with one 3D accelerometer at L3 (GSIL3). GSIL3 was evaluated with 16 post stroke patients and nine healthy controls in the Six-Minute-Walk-Test (6-MWT). Discriminative power was evaluated with Wilcoxon test and the effect size (ES) was computed with Cliff’s Delta. GSIL3 estimated during the entire 6-MWT and during a short segment straight walk (GSIL3straight) have comparable effect size to one another (ES = 0.89, p &lt; 0.001) and to the symmetry indices derived from feet sensors (|ES| = [0.22, 0.89]). Furthermore, while none of the indices derived from feet sensors showed signiﬁcant differences between post stroke patients walking with a cane compared to those able to walk without, GSIL3 was able to discriminate between these two groups with a signiﬁcantly lower value in the group using a cane (ES = 0.70, p = 0.02). In addition, GSIL3 was strongly associated with several symmetry indices measured by feet sensors during the straight walking cycles (Spearman correlation: |ρ| = [0.82, 0.88], p &lt; 0.05). The proposed index can be a reliable and cost-efﬁcient post stroke gait symmetry assessment with implications for research and clinical practice.","container-title":"Sensors","DOI":"10.3390/s18103322","ISSN":"1424-8220","issue":"10","language":"en","page":"3322","source":"Crossref","title":"Gait Symmetry Assessment with a Low Back 3D Accelerometer in Post-Stroke Patients","volume":"18","author":[{"family":"Zhang","given":"Wei"},{"family":"Smuck","given":"Matthew"},{"family":"Legault","given":"Catherine"},{"family":"Ith","given":"Ma A."},{"family":"Muaremi","given":"Amir"},{"family":"Aminian","given":"Kamiar"}],"issued":{"date-parts":[["2018",10,3]]},"citation-key":"zhangGaitSymmetryAssessment2018"}},{"id":977,"uris":["http://zotero.org/users/5502413/items/WFFRIDG2"],"itemData":{"id":977,"type":"article-journal","abstract":"A real-time, adaptive algorithm based on two inertial and magnetic sensors placed on the shanks was developed for gait-event detection. For each leg, the algorithm detected the Initial Contact (IC), as the minimum of the flexion/extension angle, and the End Contact (EC) and the Mid-Swing (MS), as minimum and maximum of the angular velocity, respectively. The algorithm consisted of calibration, real-time detection, and step-by-step update. Data collected from 22 healthy subjects (21 to 85 years) walking at three self-selected speeds were used to validate the algorithm against the GaitRite system. Comparable levels of accuracy and significantly lower detection delays were achieved with respect to other published methods. The algorithm robustness was tested on ten healthy subjects performing sudden speed changes and on ten stroke subjects (43 to 89 years). For healthy subjects, F1-scores of 1 and mean detection delays lower than 14 ms were obtained. For stroke subjects, F1-scores of 0.998 and 0.944 were obtained for IC and EC, respectively, with mean detection delays always below 31 ms. The algorithm accurately detected gait events in real time from a heterogeneous dataset of gait patterns and paves the way for the design of closed-loop controllers for customized gait trainings and/or assistive devices.","container-title":"IEEE Transactions on Neural Systems and Rehabilitation Engineering","DOI":"10.1109/TNSRE.2014.2337914","ISSN":"1534-4320","issue":"3","note":"tex.ids: bejaranoNovelAdaptiveRealTime2015a","page":"413-422","source":"IEEE Xplore","title":"A Novel Adaptive, Real-Time Algorithm to Detect Gait Events From Wearable Sensors","volume":"23","author":[{"family":"Bejarano","given":"N. Chia"},{"family":"Ambrosini","given":"E."},{"family":"Pedrocchi","given":"A."},{"family":"Ferrigno","given":"G."},{"family":"Monticone","given":"M."},{"family":"Ferrante","given":"S."}],"issued":{"date-parts":[["2015",5]]},"citation-key":"bejaranoNovelAdaptiveRealTime2015"}}],"schema":"https://github.com/citation-style-language/schema/raw/master/csl-citation.json"} </w:instrText>
      </w:r>
      <w:r w:rsidR="00F26208">
        <w:rPr>
          <w:rFonts w:ascii="Times New Roman" w:hAnsi="Times New Roman" w:cs="Times New Roman"/>
        </w:rPr>
        <w:fldChar w:fldCharType="separate"/>
      </w:r>
      <w:r w:rsidR="004D544B" w:rsidRPr="004D544B">
        <w:rPr>
          <w:rFonts w:ascii="Times New Roman" w:hAnsi="Times New Roman" w:cs="Times New Roman"/>
          <w:vertAlign w:val="superscript"/>
        </w:rPr>
        <w:t>74–86</w:t>
      </w:r>
      <w:r w:rsidR="00F26208">
        <w:rPr>
          <w:rFonts w:ascii="Times New Roman" w:hAnsi="Times New Roman" w:cs="Times New Roman"/>
        </w:rPr>
        <w:fldChar w:fldCharType="end"/>
      </w:r>
      <w:r w:rsidRPr="00B95986">
        <w:rPr>
          <w:rFonts w:ascii="Times New Roman" w:hAnsi="Times New Roman" w:cs="Times New Roman"/>
        </w:rPr>
        <w:t xml:space="preserve">. </w:t>
      </w:r>
      <w:r w:rsidR="004D544B">
        <w:rPr>
          <w:rFonts w:ascii="Times New Roman" w:hAnsi="Times New Roman" w:cs="Times New Roman"/>
        </w:rPr>
        <w:t xml:space="preserve">With machine learning, </w:t>
      </w:r>
      <w:r w:rsidRPr="00B95986">
        <w:rPr>
          <w:rFonts w:ascii="Times New Roman" w:hAnsi="Times New Roman" w:cs="Times New Roman"/>
        </w:rPr>
        <w:t xml:space="preserve">IMUs </w:t>
      </w:r>
      <w:r w:rsidR="004D544B">
        <w:rPr>
          <w:rFonts w:ascii="Times New Roman" w:hAnsi="Times New Roman" w:cs="Times New Roman"/>
        </w:rPr>
        <w:t>may be</w:t>
      </w:r>
      <w:r w:rsidR="004D544B" w:rsidRPr="00B95986">
        <w:rPr>
          <w:rFonts w:ascii="Times New Roman" w:hAnsi="Times New Roman" w:cs="Times New Roman"/>
        </w:rPr>
        <w:t xml:space="preserve"> </w:t>
      </w:r>
      <w:r w:rsidRPr="00B95986">
        <w:rPr>
          <w:rFonts w:ascii="Times New Roman" w:hAnsi="Times New Roman" w:cs="Times New Roman"/>
        </w:rPr>
        <w:t>a prime candidate to extending the study of paretic limb propulsion to the clinic.</w:t>
      </w:r>
    </w:p>
    <w:p w14:paraId="39CB29D8" w14:textId="72259DC2" w:rsidR="004D544B" w:rsidRDefault="004D544B" w:rsidP="004D544B">
      <w:pPr>
        <w:spacing w:line="480" w:lineRule="auto"/>
        <w:ind w:firstLine="720"/>
        <w:rPr>
          <w:ins w:id="15" w:author="Alvarez, Andre, Marcos" w:date="2022-04-20T12:09:00Z"/>
          <w:rFonts w:ascii="Times New Roman" w:hAnsi="Times New Roman" w:cs="Times New Roman"/>
        </w:rPr>
      </w:pPr>
    </w:p>
    <w:p w14:paraId="28220474" w14:textId="77777777" w:rsidR="004D544B" w:rsidRDefault="004D544B" w:rsidP="004D544B">
      <w:pPr>
        <w:spacing w:line="480" w:lineRule="auto"/>
        <w:ind w:firstLine="720"/>
        <w:rPr>
          <w:rFonts w:ascii="Times New Roman" w:hAnsi="Times New Roman" w:cs="Times New Roman"/>
        </w:rPr>
      </w:pPr>
    </w:p>
    <w:p w14:paraId="449158F5" w14:textId="764C11CE" w:rsidR="0055629B" w:rsidRPr="0055629B" w:rsidRDefault="0055629B" w:rsidP="006E7A55">
      <w:pPr>
        <w:spacing w:line="480" w:lineRule="auto"/>
        <w:rPr>
          <w:rFonts w:ascii="Times New Roman" w:hAnsi="Times New Roman" w:cs="Times New Roman"/>
          <w:b/>
          <w:u w:val="single"/>
        </w:rPr>
      </w:pPr>
      <w:r>
        <w:rPr>
          <w:rFonts w:ascii="Times New Roman" w:hAnsi="Times New Roman" w:cs="Times New Roman"/>
          <w:b/>
          <w:u w:val="single"/>
        </w:rPr>
        <w:t>Study 1:</w:t>
      </w:r>
      <w:r>
        <w:rPr>
          <w:rFonts w:ascii="Times New Roman" w:hAnsi="Times New Roman" w:cs="Times New Roman"/>
          <w:u w:val="single"/>
        </w:rPr>
        <w:t xml:space="preserve"> </w:t>
      </w:r>
      <w:r>
        <w:rPr>
          <w:rFonts w:ascii="Times New Roman" w:hAnsi="Times New Roman" w:cs="Times New Roman"/>
          <w:b/>
        </w:rPr>
        <w:t>Timing and braking affect the relationship between paretic propulsion magnitude and long-distance walking function after stroke</w:t>
      </w:r>
    </w:p>
    <w:p w14:paraId="409CF8C2" w14:textId="77777777" w:rsidR="0055629B" w:rsidRDefault="0055629B" w:rsidP="006E7A55">
      <w:pPr>
        <w:spacing w:line="480" w:lineRule="auto"/>
        <w:rPr>
          <w:rFonts w:ascii="Times New Roman" w:hAnsi="Times New Roman" w:cs="Times New Roman"/>
          <w:b/>
        </w:rPr>
      </w:pPr>
    </w:p>
    <w:p w14:paraId="397907C1" w14:textId="43C03ACF" w:rsidR="006E7A55" w:rsidRPr="0055629B" w:rsidRDefault="006E7A55" w:rsidP="006E7A55">
      <w:pPr>
        <w:spacing w:line="480" w:lineRule="auto"/>
        <w:rPr>
          <w:rFonts w:ascii="Times New Roman" w:hAnsi="Times New Roman" w:cs="Times New Roman"/>
          <w:b/>
          <w:u w:val="single"/>
        </w:rPr>
      </w:pPr>
      <w:r w:rsidRPr="0055629B">
        <w:rPr>
          <w:rFonts w:ascii="Times New Roman" w:hAnsi="Times New Roman" w:cs="Times New Roman"/>
          <w:b/>
          <w:u w:val="single"/>
        </w:rPr>
        <w:t>Research Questions</w:t>
      </w:r>
    </w:p>
    <w:p w14:paraId="5C8BD7D1" w14:textId="0FB4827B" w:rsidR="006E7A55" w:rsidRDefault="006E7A55" w:rsidP="006E7A55">
      <w:pPr>
        <w:spacing w:line="480" w:lineRule="auto"/>
        <w:ind w:firstLine="720"/>
        <w:rPr>
          <w:rFonts w:ascii="Times New Roman" w:hAnsi="Times New Roman" w:cs="Times New Roman"/>
        </w:rPr>
      </w:pPr>
      <w:r w:rsidRPr="00B923F1">
        <w:rPr>
          <w:rFonts w:ascii="Times New Roman" w:hAnsi="Times New Roman" w:cs="Times New Roman"/>
        </w:rPr>
        <w:t xml:space="preserve">The 6-Minute Walk Test (6MWT) is a popular outcome measure used to </w:t>
      </w:r>
      <w:r>
        <w:rPr>
          <w:rFonts w:ascii="Times New Roman" w:hAnsi="Times New Roman" w:cs="Times New Roman"/>
        </w:rPr>
        <w:t>evaluate</w:t>
      </w:r>
      <w:r w:rsidRPr="00B923F1">
        <w:rPr>
          <w:rFonts w:ascii="Times New Roman" w:hAnsi="Times New Roman" w:cs="Times New Roman"/>
        </w:rPr>
        <w:t xml:space="preserve"> </w:t>
      </w:r>
      <w:r>
        <w:rPr>
          <w:rFonts w:ascii="Times New Roman" w:hAnsi="Times New Roman" w:cs="Times New Roman"/>
        </w:rPr>
        <w:t>long distance walking function</w:t>
      </w:r>
      <w:r w:rsidRPr="00B923F1">
        <w:rPr>
          <w:rFonts w:ascii="Times New Roman" w:hAnsi="Times New Roman" w:cs="Times New Roman"/>
        </w:rPr>
        <w:t xml:space="preserve"> after stroke; however, </w:t>
      </w:r>
      <w:r>
        <w:rPr>
          <w:rFonts w:ascii="Times New Roman" w:hAnsi="Times New Roman" w:cs="Times New Roman"/>
        </w:rPr>
        <w:t xml:space="preserve">the most often outcome measured, total distance walked, does not directly speak to the underlying </w:t>
      </w:r>
      <w:proofErr w:type="spellStart"/>
      <w:r>
        <w:rPr>
          <w:rFonts w:ascii="Times New Roman" w:hAnsi="Times New Roman" w:cs="Times New Roman"/>
        </w:rPr>
        <w:t>neuromotor</w:t>
      </w:r>
      <w:proofErr w:type="spellEnd"/>
      <w:r>
        <w:rPr>
          <w:rFonts w:ascii="Times New Roman" w:hAnsi="Times New Roman" w:cs="Times New Roman"/>
        </w:rPr>
        <w:t xml:space="preserve"> impairment. In order to promote individualized rehabilitation interventions that can target specific propulsion deficits, the question of what contributes biomechanically to reduced 6MWT performance is necessary. </w:t>
      </w:r>
      <w:r w:rsidRPr="00B923F1">
        <w:rPr>
          <w:rFonts w:ascii="Times New Roman" w:hAnsi="Times New Roman" w:cs="Times New Roman"/>
        </w:rPr>
        <w:t xml:space="preserve">Biomechanical variables such as the peak propulsion force (the peak of the anterior ground </w:t>
      </w:r>
      <w:r w:rsidRPr="00B923F1">
        <w:rPr>
          <w:rFonts w:ascii="Times New Roman" w:hAnsi="Times New Roman" w:cs="Times New Roman"/>
        </w:rPr>
        <w:lastRenderedPageBreak/>
        <w:t xml:space="preserve">reaction force) and the propulsion impulse (the </w:t>
      </w:r>
      <w:r w:rsidR="00404535">
        <w:rPr>
          <w:rFonts w:ascii="Times New Roman" w:hAnsi="Times New Roman" w:cs="Times New Roman"/>
        </w:rPr>
        <w:t>delivered force</w:t>
      </w:r>
      <w:r w:rsidRPr="00B923F1">
        <w:rPr>
          <w:rFonts w:ascii="Times New Roman" w:hAnsi="Times New Roman" w:cs="Times New Roman"/>
        </w:rPr>
        <w:t xml:space="preserve"> of the anterior ground reaction force) have been shown to contribute t</w:t>
      </w:r>
      <w:r>
        <w:rPr>
          <w:rFonts w:ascii="Times New Roman" w:hAnsi="Times New Roman" w:cs="Times New Roman"/>
        </w:rPr>
        <w:t>o walking function after stroke</w:t>
      </w:r>
      <w:r>
        <w:rPr>
          <w:rFonts w:ascii="Times New Roman" w:hAnsi="Times New Roman" w:cs="Times New Roman"/>
        </w:rPr>
        <w:fldChar w:fldCharType="begin"/>
      </w:r>
      <w:r w:rsidR="009709ED">
        <w:rPr>
          <w:rFonts w:ascii="Times New Roman" w:hAnsi="Times New Roman" w:cs="Times New Roman"/>
        </w:rPr>
        <w:instrText xml:space="preserve"> ADDIN ZOTERO_ITEM CSL_CITATION {"citationID":"nyfmfTQc","properties":{"formattedCitation":"\\super 35\\nosupersub{}","plainCitation":"35","noteIndex":0},"citationItems":[{"id":1105,"uris":["http://zotero.org/users/5502413/items/TKZXCHIR"],"itemData":{"id":1105,"type":"article-journal","abstract":"Background. Elucidation of the relative importance of commonly targeted biomechanical variables to poststroke longdistance walking function would facilitate optimal intervention design. Objectives. To determine the relative contribution of variables from 3 biomechanical constructs to poststroke long-distance walking function and identify the biomechanical changes underlying posttraining improvements in long-distance walking function. Methods. Forty-four individuals &gt;6 months after stroke participated in this study. A subset of these subjects (n = 31) underwent 12 weeks of high-intensity locomotor training. Cross-sectional (pretraining) and longitudinal (posttraining change) regression quantified the relationships between poststroke long-distance walking function, as measured via the 6-Minute Walk Test (6MWT), and walking biomechanics. Biomechanical variables were organized into stance phase (paretic propulsion and trailing limb angle), swing phase (paretic ankle dorsiflexion and knee flexion), and symmetry (step length and swing time) constructs. Results. Pretraining, all variables correlated with 6MWT distance (rs = .39 to .75, Ps &lt; .05); however, only propulsion (Prop) and trailing limb angle (TLA) independently predicted 6MWT distance, R2 = .655, F(6, 36) = 11.38, P &lt; .001. Interestingly, only ΔProp predicted Δ6MWT; however, pretraining Prop, pretraining TLA, and ΔTLA moderated this relationship (moderation model R2s = .383, .468, .289, respectively). Conclusions. The paretic limb’s ability to generate propulsion during walking is a critical determinant of long-distance walking function after stroke. This finding supports the development of poststroke interventions that target deficits in propulsion and trailing limb angle.","container-title":"Neurorehabilitation and Neural Repair","DOI":"10.1177/1545968314554625","ISSN":"1545-9683, 1552-6844","issue":"6","language":"en","page":"499-508","source":"Crossref","title":"Paretic Propulsion and Trailing Limb Angle Are Key Determinants of Long-Distance Walking Function After Stroke","volume":"29","author":[{"family":"Awad","given":"Louis N."},{"family":"Binder-Macleod","given":"Stuart A."},{"family":"Pohlig","given":"Ryan T."},{"family":"Reisman","given":"Darcy S."}],"issued":{"date-parts":[["2015",7]]},"citation-key":"awadPareticPropulsionTrailing2015"}}],"schema":"https://github.com/citation-style-language/schema/raw/master/csl-citation.json"} </w:instrText>
      </w:r>
      <w:r>
        <w:rPr>
          <w:rFonts w:ascii="Times New Roman" w:hAnsi="Times New Roman" w:cs="Times New Roman"/>
        </w:rPr>
        <w:fldChar w:fldCharType="separate"/>
      </w:r>
      <w:r w:rsidR="009709ED" w:rsidRPr="009709ED">
        <w:rPr>
          <w:rFonts w:ascii="Times New Roman" w:hAnsi="Times New Roman" w:cs="Times New Roman"/>
          <w:vertAlign w:val="superscript"/>
        </w:rPr>
        <w:t>35</w:t>
      </w:r>
      <w:r>
        <w:rPr>
          <w:rFonts w:ascii="Times New Roman" w:hAnsi="Times New Roman" w:cs="Times New Roman"/>
        </w:rPr>
        <w:fldChar w:fldCharType="end"/>
      </w:r>
      <w:r w:rsidR="00945F62">
        <w:rPr>
          <w:rFonts w:ascii="Times New Roman" w:hAnsi="Times New Roman" w:cs="Times New Roman"/>
        </w:rPr>
        <w:t>. However, these magnitude-based metrics do not account for temporal aspects of propulsion function, such as propulsion peak</w:t>
      </w:r>
      <w:r w:rsidR="00EB4A11">
        <w:rPr>
          <w:rFonts w:ascii="Times New Roman" w:hAnsi="Times New Roman" w:cs="Times New Roman"/>
        </w:rPr>
        <w:t xml:space="preserve"> timing</w:t>
      </w:r>
      <w:r w:rsidR="00404535">
        <w:rPr>
          <w:rFonts w:ascii="Times New Roman" w:hAnsi="Times New Roman" w:cs="Times New Roman"/>
        </w:rPr>
        <w:fldChar w:fldCharType="begin"/>
      </w:r>
      <w:r w:rsidR="00F22821">
        <w:rPr>
          <w:rFonts w:ascii="Times New Roman" w:hAnsi="Times New Roman" w:cs="Times New Roman"/>
        </w:rPr>
        <w:instrText xml:space="preserve"> ADDIN ZOTERO_ITEM CSL_CITATION {"citationID":"64c4DhxT","properties":{"formattedCitation":"\\super 10\\nosupersub{}","plainCitation":"10","noteIndex":0},"citationItems":[{"id":1398,"uris":["http://zotero.org/users/5502413/items/KBW5ZPTZ"],"itemData":{"id":1398,"type":"article-journal","abstract":"In computational models of human walking, both magnitude and timing of locomotor propulsion are important for mechanical and metabolic efficiency, suggesting that these are likely tightly controlled by the neuromuscular system. Studies of actual human walking have focused primarily on magnitude-related measures of propulsion, often ignoring its timing. The purpose of this study was to quantify the timing of onset and peak propulsion relative to contralateral heel strike (HS) in healthy, young adults walking at multiple speeds. Propulsion was quantified at the groundlevel using the anterior component of the anteroposterior ground reaction force, the limb-level using individual limb power, and the joint-level using ankle power. Contrary to common computational models, most of our timing-related measures indicated that propulsion occurred after contralateral HS. Timing-related measures of propulsion also changed with walking speed – as speed increased, individuals initiated propulsion earlier in the support phase. Timing of locomotor propulsion is theoretically important for walking performance, especially metabolic efficiency, and could therefore provide important clinical information. This study provides a set of relatively simple metrics that can be used to quantify propulsion and benchmark data that can be used for future comparisons with individuals or populations with gait impairments.","container-title":"Human Movement Science","DOI":"10.1016/j.humov.2019.102524","ISSN":"01679457","language":"en","page":"102524","source":"Crossref","title":"The timing of locomotor propulsion in healthy adults walking at multiple speeds","volume":"68","author":[{"family":"Kuhman","given":"Daniel"},{"family":"Hurt","given":"Christopher P."}],"issued":{"date-parts":[["2019",12]]},"citation-key":"kuhmanTimingLocomotorPropulsion2019"}}],"schema":"https://github.com/citation-style-language/schema/raw/master/csl-citation.json"} </w:instrText>
      </w:r>
      <w:r w:rsidR="00404535">
        <w:rPr>
          <w:rFonts w:ascii="Times New Roman" w:hAnsi="Times New Roman" w:cs="Times New Roman"/>
        </w:rPr>
        <w:fldChar w:fldCharType="separate"/>
      </w:r>
      <w:r w:rsidR="00F22821" w:rsidRPr="00F22821">
        <w:rPr>
          <w:rFonts w:ascii="Times New Roman" w:hAnsi="Times New Roman" w:cs="Times New Roman"/>
          <w:vertAlign w:val="superscript"/>
        </w:rPr>
        <w:t>10</w:t>
      </w:r>
      <w:r w:rsidR="00404535">
        <w:rPr>
          <w:rFonts w:ascii="Times New Roman" w:hAnsi="Times New Roman" w:cs="Times New Roman"/>
        </w:rPr>
        <w:fldChar w:fldCharType="end"/>
      </w:r>
      <w:r w:rsidR="00945F62">
        <w:rPr>
          <w:rFonts w:ascii="Times New Roman" w:hAnsi="Times New Roman" w:cs="Times New Roman"/>
        </w:rPr>
        <w:t xml:space="preserve">; as they are propulsion-based, they also do not take into consideration braking magnitude and timing. There remains a need to determine if the timing and braking aspects of </w:t>
      </w:r>
      <w:proofErr w:type="spellStart"/>
      <w:r w:rsidR="00945F62">
        <w:rPr>
          <w:rFonts w:ascii="Times New Roman" w:hAnsi="Times New Roman" w:cs="Times New Roman"/>
        </w:rPr>
        <w:t>poststroke</w:t>
      </w:r>
      <w:proofErr w:type="spellEnd"/>
      <w:r w:rsidR="00945F62">
        <w:rPr>
          <w:rFonts w:ascii="Times New Roman" w:hAnsi="Times New Roman" w:cs="Times New Roman"/>
        </w:rPr>
        <w:t xml:space="preserve"> walking gait contribute to long-distance walking function. </w:t>
      </w:r>
    </w:p>
    <w:p w14:paraId="7BE34C28" w14:textId="77777777" w:rsidR="006E7A55" w:rsidRDefault="006E7A55" w:rsidP="006E7A55">
      <w:pPr>
        <w:spacing w:line="480" w:lineRule="auto"/>
        <w:rPr>
          <w:rFonts w:ascii="Times New Roman" w:hAnsi="Times New Roman" w:cs="Times New Roman"/>
        </w:rPr>
      </w:pPr>
    </w:p>
    <w:p w14:paraId="59ED9590" w14:textId="2A925CC4" w:rsidR="006E7A55" w:rsidRDefault="006E7A55" w:rsidP="006E7A55">
      <w:pPr>
        <w:spacing w:line="480" w:lineRule="auto"/>
        <w:rPr>
          <w:rFonts w:ascii="Times New Roman" w:hAnsi="Times New Roman" w:cs="Times New Roman"/>
        </w:rPr>
      </w:pPr>
      <w:r>
        <w:rPr>
          <w:rFonts w:ascii="Times New Roman" w:hAnsi="Times New Roman" w:cs="Times New Roman"/>
          <w:b/>
        </w:rPr>
        <w:t xml:space="preserve">Aim 1: </w:t>
      </w:r>
      <w:r w:rsidR="00945F62">
        <w:rPr>
          <w:rFonts w:ascii="Times New Roman" w:hAnsi="Times New Roman" w:cs="Times New Roman"/>
        </w:rPr>
        <w:t>Evaluate the effects of propulsion metrics, beyond peak propulsion magnitude and propulsion impulse, on long distance walking function</w:t>
      </w:r>
    </w:p>
    <w:p w14:paraId="591F6248" w14:textId="0AEADEE3" w:rsidR="00945F62" w:rsidRDefault="00945F62" w:rsidP="00945F62">
      <w:pPr>
        <w:spacing w:line="480" w:lineRule="auto"/>
        <w:ind w:left="720"/>
        <w:rPr>
          <w:rFonts w:ascii="Times New Roman" w:hAnsi="Times New Roman" w:cs="Times New Roman"/>
        </w:rPr>
      </w:pPr>
      <w:r>
        <w:rPr>
          <w:rFonts w:ascii="Times New Roman" w:hAnsi="Times New Roman" w:cs="Times New Roman"/>
          <w:b/>
        </w:rPr>
        <w:t xml:space="preserve">Hypothesis </w:t>
      </w:r>
      <w:r w:rsidR="00D95110">
        <w:rPr>
          <w:rFonts w:ascii="Times New Roman" w:hAnsi="Times New Roman" w:cs="Times New Roman"/>
          <w:b/>
        </w:rPr>
        <w:t>1.</w:t>
      </w:r>
      <w:r>
        <w:rPr>
          <w:rFonts w:ascii="Times New Roman" w:hAnsi="Times New Roman" w:cs="Times New Roman"/>
          <w:b/>
        </w:rPr>
        <w:t>1:</w:t>
      </w:r>
      <w:r>
        <w:rPr>
          <w:rFonts w:ascii="Times New Roman" w:hAnsi="Times New Roman" w:cs="Times New Roman"/>
        </w:rPr>
        <w:t xml:space="preserve"> </w:t>
      </w:r>
      <w:commentRangeStart w:id="16"/>
      <w:r>
        <w:rPr>
          <w:rFonts w:ascii="Times New Roman" w:hAnsi="Times New Roman" w:cs="Times New Roman"/>
        </w:rPr>
        <w:t xml:space="preserve">Other propulsion metrics </w:t>
      </w:r>
      <w:commentRangeEnd w:id="16"/>
      <w:r w:rsidR="00FC5933">
        <w:rPr>
          <w:rStyle w:val="CommentReference"/>
        </w:rPr>
        <w:commentReference w:id="16"/>
      </w:r>
      <w:r>
        <w:rPr>
          <w:rFonts w:ascii="Times New Roman" w:hAnsi="Times New Roman" w:cs="Times New Roman"/>
        </w:rPr>
        <w:t>will contribute to the relationship of 6 Minute Walk Test performance, and peak propulsion and propulsion impulse, respectively</w:t>
      </w:r>
    </w:p>
    <w:p w14:paraId="0237DA2D" w14:textId="03B3E94A" w:rsidR="0055629B" w:rsidRPr="0055629B" w:rsidRDefault="00945F62" w:rsidP="0055629B">
      <w:pPr>
        <w:spacing w:line="480" w:lineRule="auto"/>
        <w:ind w:left="720"/>
        <w:rPr>
          <w:rFonts w:ascii="Times New Roman" w:hAnsi="Times New Roman" w:cs="Times New Roman"/>
        </w:rPr>
      </w:pPr>
      <w:r>
        <w:rPr>
          <w:rFonts w:ascii="Times New Roman" w:hAnsi="Times New Roman" w:cs="Times New Roman"/>
          <w:b/>
        </w:rPr>
        <w:t xml:space="preserve">Hypothesis </w:t>
      </w:r>
      <w:r w:rsidR="00D95110">
        <w:rPr>
          <w:rFonts w:ascii="Times New Roman" w:hAnsi="Times New Roman" w:cs="Times New Roman"/>
          <w:b/>
        </w:rPr>
        <w:t>1.</w:t>
      </w:r>
      <w:r>
        <w:rPr>
          <w:rFonts w:ascii="Times New Roman" w:hAnsi="Times New Roman" w:cs="Times New Roman"/>
          <w:b/>
        </w:rPr>
        <w:t xml:space="preserve">2: </w:t>
      </w:r>
      <w:r>
        <w:rPr>
          <w:rFonts w:ascii="Times New Roman" w:hAnsi="Times New Roman" w:cs="Times New Roman"/>
        </w:rPr>
        <w:t>Propulsion timing metrics will moderate the relationship between 6 Minute Walk Test performance, and peak propulsion and propulsion impulse, respectively</w:t>
      </w:r>
    </w:p>
    <w:p w14:paraId="1A606E2A" w14:textId="161967F4" w:rsidR="0055629B" w:rsidRPr="0055629B" w:rsidRDefault="0055629B" w:rsidP="0055629B">
      <w:pPr>
        <w:spacing w:line="480" w:lineRule="auto"/>
        <w:rPr>
          <w:rFonts w:ascii="Times New Roman" w:hAnsi="Times New Roman" w:cs="Times New Roman"/>
          <w:u w:val="single"/>
        </w:rPr>
      </w:pPr>
      <w:r>
        <w:rPr>
          <w:rFonts w:ascii="Times New Roman" w:hAnsi="Times New Roman" w:cs="Times New Roman"/>
          <w:b/>
          <w:u w:val="single"/>
        </w:rPr>
        <w:t>Methods</w:t>
      </w:r>
    </w:p>
    <w:p w14:paraId="006F0512" w14:textId="77777777" w:rsidR="0055629B" w:rsidRPr="004B18F2" w:rsidRDefault="0055629B" w:rsidP="0055629B">
      <w:pPr>
        <w:spacing w:line="480" w:lineRule="auto"/>
        <w:rPr>
          <w:rFonts w:ascii="Times New Roman" w:hAnsi="Times New Roman" w:cs="Times New Roman"/>
        </w:rPr>
      </w:pPr>
      <w:commentRangeStart w:id="17"/>
      <w:r w:rsidRPr="004B18F2">
        <w:rPr>
          <w:rFonts w:ascii="Times New Roman" w:hAnsi="Times New Roman" w:cs="Times New Roman"/>
          <w:b/>
        </w:rPr>
        <w:t>Participants</w:t>
      </w:r>
      <w:commentRangeEnd w:id="17"/>
      <w:r>
        <w:rPr>
          <w:rStyle w:val="CommentReference"/>
        </w:rPr>
        <w:commentReference w:id="17"/>
      </w:r>
    </w:p>
    <w:p w14:paraId="3E2245C7" w14:textId="12A6332A" w:rsidR="0055629B" w:rsidRDefault="0055629B" w:rsidP="0055629B">
      <w:pPr>
        <w:spacing w:line="480" w:lineRule="auto"/>
        <w:rPr>
          <w:rFonts w:ascii="Times New Roman" w:hAnsi="Times New Roman" w:cs="Times New Roman"/>
        </w:rPr>
      </w:pPr>
      <w:r>
        <w:rPr>
          <w:rFonts w:ascii="Times New Roman" w:hAnsi="Times New Roman" w:cs="Times New Roman"/>
        </w:rPr>
        <w:tab/>
        <w:t>A subset of data collected on forty-five</w:t>
      </w:r>
      <w:commentRangeStart w:id="18"/>
      <w:r>
        <w:rPr>
          <w:rFonts w:ascii="Times New Roman" w:hAnsi="Times New Roman" w:cs="Times New Roman"/>
        </w:rPr>
        <w:t xml:space="preserve"> individuals </w:t>
      </w:r>
      <w:commentRangeEnd w:id="18"/>
      <w:r>
        <w:rPr>
          <w:rStyle w:val="CommentReference"/>
        </w:rPr>
        <w:commentReference w:id="18"/>
      </w:r>
      <w:r>
        <w:rPr>
          <w:rFonts w:ascii="Times New Roman" w:hAnsi="Times New Roman" w:cs="Times New Roman"/>
        </w:rPr>
        <w:t xml:space="preserve">with </w:t>
      </w:r>
      <w:proofErr w:type="spellStart"/>
      <w:r>
        <w:rPr>
          <w:rFonts w:ascii="Times New Roman" w:hAnsi="Times New Roman" w:cs="Times New Roman"/>
        </w:rPr>
        <w:t>poststroke</w:t>
      </w:r>
      <w:proofErr w:type="spellEnd"/>
      <w:r>
        <w:rPr>
          <w:rFonts w:ascii="Times New Roman" w:hAnsi="Times New Roman" w:cs="Times New Roman"/>
        </w:rPr>
        <w:t xml:space="preserve"> hemiparesis recruited for a study done at the University of Delaware</w:t>
      </w:r>
      <w:r>
        <w:rPr>
          <w:rFonts w:ascii="Times New Roman" w:hAnsi="Times New Roman" w:cs="Times New Roman"/>
        </w:rPr>
        <w:fldChar w:fldCharType="begin"/>
      </w:r>
      <w:r>
        <w:rPr>
          <w:rFonts w:ascii="Times New Roman" w:hAnsi="Times New Roman" w:cs="Times New Roman"/>
        </w:rPr>
        <w:instrText xml:space="preserve"> ADDIN ZOTERO_ITEM CSL_CITATION {"citationID":"xVSQq76Q","properties":{"formattedCitation":"\\super 35\\nosupersub{}","plainCitation":"35","noteIndex":0},"citationItems":[{"id":1105,"uris":["http://zotero.org/users/5502413/items/TKZXCHIR"],"itemData":{"id":1105,"type":"article-journal","abstract":"Background. Elucidation of the relative importance of commonly targeted biomechanical variables to poststroke longdistance walking function would facilitate optimal intervention design. Objectives. To determine the relative contribution of variables from 3 biomechanical constructs to poststroke long-distance walking function and identify the biomechanical changes underlying posttraining improvements in long-distance walking function. Methods. Forty-four individuals &gt;6 months after stroke participated in this study. A subset of these subjects (n = 31) underwent 12 weeks of high-intensity locomotor training. Cross-sectional (pretraining) and longitudinal (posttraining change) regression quantified the relationships between poststroke long-distance walking function, as measured via the 6-Minute Walk Test (6MWT), and walking biomechanics. Biomechanical variables were organized into stance phase (paretic propulsion and trailing limb angle), swing phase (paretic ankle dorsiflexion and knee flexion), and symmetry (step length and swing time) constructs. Results. Pretraining, all variables correlated with 6MWT distance (rs = .39 to .75, Ps &lt; .05); however, only propulsion (Prop) and trailing limb angle (TLA) independently predicted 6MWT distance, R2 = .655, F(6, 36) = 11.38, P &lt; .001. Interestingly, only ΔProp predicted Δ6MWT; however, pretraining Prop, pretraining TLA, and ΔTLA moderated this relationship (moderation model R2s = .383, .468, .289, respectively). Conclusions. The paretic limb’s ability to generate propulsion during walking is a critical determinant of long-distance walking function after stroke. This finding supports the development of poststroke interventions that target deficits in propulsion and trailing limb angle.","container-title":"Neurorehabilitation and Neural Repair","DOI":"10.1177/1545968314554625","ISSN":"1545-9683, 1552-6844","issue":"6","language":"en","page":"499-508","source":"Crossref","title":"Paretic Propulsion and Trailing Limb Angle Are Key Determinants of Long-Distance Walking Function After Stroke","volume":"29","author":[{"family":"Awad","given":"Louis N."},{"family":"Binder-Macleod","given":"Stuart A."},{"family":"Pohlig","given":"Ryan T."},{"family":"Reisman","given":"Darcy S."}],"issued":{"date-parts":[["2015",7]]},"citation-key":"awadPareticPropulsionTrailing2015"}}],"schema":"https://github.com/citation-style-language/schema/raw/master/csl-citation.json"} </w:instrText>
      </w:r>
      <w:r>
        <w:rPr>
          <w:rFonts w:ascii="Times New Roman" w:hAnsi="Times New Roman" w:cs="Times New Roman"/>
        </w:rPr>
        <w:fldChar w:fldCharType="separate"/>
      </w:r>
      <w:r w:rsidRPr="004B18F2">
        <w:rPr>
          <w:rFonts w:ascii="Times New Roman" w:hAnsi="Times New Roman" w:cs="Times New Roman"/>
          <w:vertAlign w:val="superscript"/>
        </w:rPr>
        <w:t>35</w:t>
      </w:r>
      <w:r>
        <w:rPr>
          <w:rFonts w:ascii="Times New Roman" w:hAnsi="Times New Roman" w:cs="Times New Roman"/>
        </w:rPr>
        <w:fldChar w:fldCharType="end"/>
      </w:r>
      <w:r>
        <w:rPr>
          <w:rFonts w:ascii="Times New Roman" w:hAnsi="Times New Roman" w:cs="Times New Roman"/>
        </w:rPr>
        <w:t xml:space="preserve"> were used in this study. Study inclusion criteria included: being at least six months post a single stroke; ability to walk at self-selected pace for 6 minutes with observable gait deficits and without orthotic support; ability to passively </w:t>
      </w:r>
      <w:proofErr w:type="spellStart"/>
      <w:r>
        <w:rPr>
          <w:rFonts w:ascii="Times New Roman" w:hAnsi="Times New Roman" w:cs="Times New Roman"/>
        </w:rPr>
        <w:t>dorsiflex</w:t>
      </w:r>
      <w:proofErr w:type="spellEnd"/>
      <w:r>
        <w:rPr>
          <w:rFonts w:ascii="Times New Roman" w:hAnsi="Times New Roman" w:cs="Times New Roman"/>
        </w:rPr>
        <w:t xml:space="preserve"> the ankle to a neutral position with the knee extended while in prone position; and passively extend the hip at least 10° while in a side lying position. Study exclusion criteria included: evidence of moderate to severe chronic white mater disease or cerebellar stroke on magnetic </w:t>
      </w:r>
      <w:r>
        <w:rPr>
          <w:rFonts w:ascii="Times New Roman" w:hAnsi="Times New Roman" w:cs="Times New Roman"/>
        </w:rPr>
        <w:lastRenderedPageBreak/>
        <w:t>resonance imaging; history of lower extremity joint replacement; inability to communicate with investigators; neglect tested via the star cancellation test</w:t>
      </w:r>
      <w:r>
        <w:rPr>
          <w:rFonts w:ascii="Times New Roman" w:hAnsi="Times New Roman" w:cs="Times New Roman"/>
        </w:rPr>
        <w:fldChar w:fldCharType="begin"/>
      </w:r>
      <w:r w:rsidR="004D544B">
        <w:rPr>
          <w:rFonts w:ascii="Times New Roman" w:hAnsi="Times New Roman" w:cs="Times New Roman"/>
        </w:rPr>
        <w:instrText xml:space="preserve"> ADDIN ZOTERO_ITEM CSL_CITATION {"citationID":"c3pWz5Jd","properties":{"formattedCitation":"\\super 87\\nosupersub{}","plainCitation":"87","noteIndex":0},"citationItems":[{"id":2201,"uris":["http://zotero.org/users/5502413/items/NU8JNV4Z"],"itemData":{"id":2201,"type":"article-journal","container-title":"Journal of Neurology, Neurosurgery &amp; Psychiatry","issue":"2","note":"ISBN: 0022-3050\npublisher: BMJ Publishing Group Ltd","page":"160-166","title":"Sensitivity of clinical and behavioural tests of spatial neglect after right hemisphere stroke","volume":"73","author":[{"family":"Azouvi","given":"Philippe"},{"family":"Samuel","given":"C."},{"family":"Louis-Dreyfus","given":"A."},{"family":"Bernati","given":"T."},{"family":"Bartolomeo","given":"Paolo"},{"family":"Beis","given":"J. M."},{"family":"Chokron","given":"Sylvie"},{"family":"Leclercq","given":"M."},{"family":"Marchal","given":"Florence"},{"family":"Martin","given":"Yvonne"}],"issued":{"date-parts":[["2002"]]},"citation-key":"azouviSensitivityClinicalBehavioural2002"}}],"schema":"https://github.com/citation-style-language/schema/raw/master/csl-citation.json"} </w:instrText>
      </w:r>
      <w:r>
        <w:rPr>
          <w:rFonts w:ascii="Times New Roman" w:hAnsi="Times New Roman" w:cs="Times New Roman"/>
        </w:rPr>
        <w:fldChar w:fldCharType="separate"/>
      </w:r>
      <w:r w:rsidR="004D544B" w:rsidRPr="004D544B">
        <w:rPr>
          <w:rFonts w:ascii="Times New Roman" w:hAnsi="Times New Roman" w:cs="Times New Roman"/>
          <w:vertAlign w:val="superscript"/>
        </w:rPr>
        <w:t>87</w:t>
      </w:r>
      <w:r>
        <w:rPr>
          <w:rFonts w:ascii="Times New Roman" w:hAnsi="Times New Roman" w:cs="Times New Roman"/>
        </w:rPr>
        <w:fldChar w:fldCharType="end"/>
      </w:r>
      <w:r>
        <w:rPr>
          <w:rFonts w:ascii="Times New Roman" w:hAnsi="Times New Roman" w:cs="Times New Roman"/>
        </w:rPr>
        <w:t xml:space="preserve"> or hemianopia; score of &gt;1 on Question 1b and &gt;0 on Question 1c of the National Institutes of Health Stroke Scale; or unexplained dizziness in the last 6 months. All participants signed written informed consent forms approved by the Human Subjects Review Board of the University of Delaware and received medical clearance from their physician. </w:t>
      </w:r>
    </w:p>
    <w:p w14:paraId="0D05801E" w14:textId="0AC19089" w:rsidR="00DE5400" w:rsidRPr="004B18F2" w:rsidRDefault="00DE5400" w:rsidP="0055629B">
      <w:pPr>
        <w:spacing w:line="480" w:lineRule="auto"/>
        <w:rPr>
          <w:rFonts w:ascii="Times New Roman" w:hAnsi="Times New Roman" w:cs="Times New Roman"/>
        </w:rPr>
      </w:pPr>
      <w:r>
        <w:rPr>
          <w:rFonts w:ascii="Times New Roman" w:hAnsi="Times New Roman" w:cs="Times New Roman"/>
        </w:rPr>
        <w:tab/>
        <w:t xml:space="preserve">For this study, participants were excluded if they lacked a propulsion phase, </w:t>
      </w:r>
      <w:r w:rsidRPr="00947EF6">
        <w:rPr>
          <w:rFonts w:ascii="Times New Roman" w:hAnsi="Times New Roman" w:cs="Times New Roman"/>
        </w:rPr>
        <w:t>defined as the crossing of the APGRF curve from a negative to positive value (i.e. from braking to propulsion – propulsion onset) near the middle of the stance phase, to the termination on contact</w:t>
      </w:r>
      <w:r>
        <w:rPr>
          <w:rFonts w:ascii="Times New Roman" w:hAnsi="Times New Roman" w:cs="Times New Roman"/>
        </w:rPr>
        <w:t xml:space="preserve">. Additionally, a minimum of 10 strides of sufficient quality were necessary. </w:t>
      </w:r>
    </w:p>
    <w:p w14:paraId="43DBACA6" w14:textId="77777777" w:rsidR="0055629B" w:rsidRPr="004B18F2" w:rsidRDefault="0055629B" w:rsidP="0055629B">
      <w:pPr>
        <w:spacing w:line="480" w:lineRule="auto"/>
        <w:rPr>
          <w:rFonts w:ascii="Times New Roman" w:hAnsi="Times New Roman" w:cs="Times New Roman"/>
        </w:rPr>
      </w:pPr>
    </w:p>
    <w:p w14:paraId="5D7B3AF0" w14:textId="77777777" w:rsidR="0055629B" w:rsidRPr="004B18F2" w:rsidRDefault="0055629B" w:rsidP="0055629B">
      <w:pPr>
        <w:spacing w:line="480" w:lineRule="auto"/>
        <w:rPr>
          <w:rFonts w:ascii="Times New Roman" w:hAnsi="Times New Roman" w:cs="Times New Roman"/>
        </w:rPr>
      </w:pPr>
      <w:r w:rsidRPr="004B18F2">
        <w:rPr>
          <w:rFonts w:ascii="Times New Roman" w:hAnsi="Times New Roman" w:cs="Times New Roman"/>
          <w:b/>
        </w:rPr>
        <w:t>Data Collection</w:t>
      </w:r>
    </w:p>
    <w:p w14:paraId="5B90F2D6" w14:textId="1DBABB74" w:rsidR="0055629B" w:rsidRPr="00001780" w:rsidRDefault="00972D56" w:rsidP="0055629B">
      <w:pPr>
        <w:spacing w:line="480" w:lineRule="auto"/>
        <w:rPr>
          <w:rFonts w:ascii="Times New Roman" w:hAnsi="Times New Roman" w:cs="Times New Roman"/>
        </w:rPr>
      </w:pPr>
      <w:r>
        <w:rPr>
          <w:rFonts w:ascii="Times New Roman" w:hAnsi="Times New Roman" w:cs="Times New Roman"/>
        </w:rPr>
        <w:tab/>
        <w:t>The 10</w:t>
      </w:r>
      <w:r w:rsidR="0055629B">
        <w:rPr>
          <w:rFonts w:ascii="Times New Roman" w:hAnsi="Times New Roman" w:cs="Times New Roman"/>
        </w:rPr>
        <w:t>-Meter Walk Test</w:t>
      </w:r>
      <w:r w:rsidR="0055629B">
        <w:rPr>
          <w:rFonts w:ascii="Times New Roman" w:hAnsi="Times New Roman" w:cs="Times New Roman"/>
        </w:rPr>
        <w:fldChar w:fldCharType="begin"/>
      </w:r>
      <w:r w:rsidR="004D544B">
        <w:rPr>
          <w:rFonts w:ascii="Times New Roman" w:hAnsi="Times New Roman" w:cs="Times New Roman"/>
        </w:rPr>
        <w:instrText xml:space="preserve"> ADDIN ZOTERO_ITEM CSL_CITATION {"citationID":"cpDlZLLd","properties":{"formattedCitation":"\\super 88\\nosupersub{}","plainCitation":"88","noteIndex":0},"citationItems":[{"id":1468,"uris":["http://zotero.org/users/5502413/items/KEPH7QB2"],"itemData":{"id":1468,"type":"article-journal","container-title":"Neurorehabilitation and Neural Repair","DOI":"10.1177/1545968306295559","ISSN":"1545-9683, 1552-6844","issue":"2","language":"en","page":"137-151","source":"Crossref","title":"Effects of Stroke Severity and Training Duration on Locomotor Recovery After Stroke: A Pilot Study","title-short":"Effects of Stroke Severity and Training Duration on Locomotor Recovery After Stroke","volume":"21","author":[{"family":"Plummer","given":"Prudence"},{"family":"Behrman","given":"Andrea L."},{"family":"Duncan","given":"Pamela W."},{"family":"Spigel","given":"Pam"},{"family":"Saracino","given":"Dawn"},{"family":"Martin","given":"Jennifer"},{"family":"Fox","given":"Emily"},{"family":"Thigpen","given":"Mary"},{"family":"Kautz","given":"Steve A."}],"issued":{"date-parts":[["2007",3]]},"citation-key":"plummerEffectsStrokeSeverity2007"}}],"schema":"https://github.com/citation-style-language/schema/raw/master/csl-citation.json"} </w:instrText>
      </w:r>
      <w:r w:rsidR="0055629B">
        <w:rPr>
          <w:rFonts w:ascii="Times New Roman" w:hAnsi="Times New Roman" w:cs="Times New Roman"/>
        </w:rPr>
        <w:fldChar w:fldCharType="separate"/>
      </w:r>
      <w:r w:rsidR="004D544B" w:rsidRPr="004D544B">
        <w:rPr>
          <w:rFonts w:ascii="Times New Roman" w:hAnsi="Times New Roman" w:cs="Times New Roman"/>
          <w:vertAlign w:val="superscript"/>
        </w:rPr>
        <w:t>88</w:t>
      </w:r>
      <w:r w:rsidR="0055629B">
        <w:rPr>
          <w:rFonts w:ascii="Times New Roman" w:hAnsi="Times New Roman" w:cs="Times New Roman"/>
        </w:rPr>
        <w:fldChar w:fldCharType="end"/>
      </w:r>
      <w:r w:rsidR="0055629B">
        <w:rPr>
          <w:rFonts w:ascii="Times New Roman" w:hAnsi="Times New Roman" w:cs="Times New Roman"/>
        </w:rPr>
        <w:t xml:space="preserve"> and the 6 Minute Walk Test</w:t>
      </w:r>
      <w:r w:rsidR="0055629B">
        <w:rPr>
          <w:rFonts w:ascii="Times New Roman" w:hAnsi="Times New Roman" w:cs="Times New Roman"/>
        </w:rPr>
        <w:fldChar w:fldCharType="begin"/>
      </w:r>
      <w:r w:rsidR="004D544B">
        <w:rPr>
          <w:rFonts w:ascii="Times New Roman" w:hAnsi="Times New Roman" w:cs="Times New Roman"/>
        </w:rPr>
        <w:instrText xml:space="preserve"> ADDIN ZOTERO_ITEM CSL_CITATION {"citationID":"rIcl0gDT","properties":{"formattedCitation":"\\super 89\\nosupersub{}","plainCitation":"89","noteIndex":0},"citationItems":[{"id":1470,"uris":["http://zotero.org/users/5502413/items/AYT6RI7D"],"itemData":{"id":1470,"type":"article-journal","abstract":"The 6-minute walk test is a clinical measure of Key words: cerebrovascular accident, endurance, gait. endurance, but it is not known if it is useful for individuals with mobility impairments secondary to stroke. Purposes of this study were to assess which stroke-related physical impair- INTRODUCTION ments influence performance in the 6-minute walk test and to evaluate if this test provides a measure of functional walking endurance after stroke. Seventy-two adults poststroke completed the 6-minute walk as part of baseline testing for a randomized intervention clinical trial. Pulse and blood pressure were taken before and after the walk. Subjects walked an average of 216 m in 6 minutes. The Fugl-Meyer lower-limb motor score and the Berg Balance score explained 45 percent of the variance in distance walked. Pulse and systolic blood pressure increased significantly with the 6-minute walk. Neuromuscular impairments poststroke contribute to diminished performance in the 6-minute walk test. Pulse and blood pressure pre- and posttesting can indicate cardiovascular stress.","container-title":"Journal of Rehabilitation Research and Development","issue":"4","language":"en","page":"7","source":"Zotero","title":"Influence of stroke-related impairments on performance in 6-minute walk test","volume":"39","author":[{"family":"Pohl","given":"Patricia S"}],"issued":{"date-parts":[["2002"]]},"citation-key":"pohlInfluenceStrokerelatedImpairments2002"}}],"schema":"https://github.com/citation-style-language/schema/raw/master/csl-citation.json"} </w:instrText>
      </w:r>
      <w:r w:rsidR="0055629B">
        <w:rPr>
          <w:rFonts w:ascii="Times New Roman" w:hAnsi="Times New Roman" w:cs="Times New Roman"/>
        </w:rPr>
        <w:fldChar w:fldCharType="separate"/>
      </w:r>
      <w:r w:rsidR="004D544B" w:rsidRPr="004D544B">
        <w:rPr>
          <w:rFonts w:ascii="Times New Roman" w:hAnsi="Times New Roman" w:cs="Times New Roman"/>
          <w:vertAlign w:val="superscript"/>
        </w:rPr>
        <w:t>89</w:t>
      </w:r>
      <w:r w:rsidR="0055629B">
        <w:rPr>
          <w:rFonts w:ascii="Times New Roman" w:hAnsi="Times New Roman" w:cs="Times New Roman"/>
        </w:rPr>
        <w:fldChar w:fldCharType="end"/>
      </w:r>
      <w:r w:rsidR="0055629B">
        <w:rPr>
          <w:rFonts w:ascii="Times New Roman" w:hAnsi="Times New Roman" w:cs="Times New Roman"/>
        </w:rPr>
        <w:t xml:space="preserve"> were conducted by licensed physical therapists. A participant’s self-selected walking speed (</w:t>
      </w:r>
      <w:r w:rsidR="0055629B" w:rsidRPr="006822DA">
        <w:rPr>
          <w:rFonts w:ascii="Times New Roman" w:hAnsi="Times New Roman" w:cs="Times New Roman"/>
          <w:i/>
        </w:rPr>
        <w:t>i.e</w:t>
      </w:r>
      <w:r w:rsidR="0055629B">
        <w:rPr>
          <w:rFonts w:ascii="Times New Roman" w:hAnsi="Times New Roman" w:cs="Times New Roman"/>
        </w:rPr>
        <w:t xml:space="preserve">. comfortable walking speed, CWS) was derived from the 6-Meter Walk Test. </w:t>
      </w:r>
      <w:r w:rsidR="0055629B">
        <w:rPr>
          <w:rFonts w:ascii="Times New Roman" w:hAnsi="Times New Roman" w:cs="Times New Roman"/>
        </w:rPr>
        <w:t>The distance walked during the 6 Minute Walk Test was used as the measure of long-distance w</w:t>
      </w:r>
      <w:r w:rsidR="00D95110">
        <w:rPr>
          <w:rFonts w:ascii="Times New Roman" w:hAnsi="Times New Roman" w:cs="Times New Roman"/>
        </w:rPr>
        <w:t xml:space="preserve">alking function, as it has </w:t>
      </w:r>
      <w:r w:rsidR="0055629B">
        <w:rPr>
          <w:rFonts w:ascii="Times New Roman" w:hAnsi="Times New Roman" w:cs="Times New Roman"/>
        </w:rPr>
        <w:t xml:space="preserve">been shown to accurately measure </w:t>
      </w:r>
      <w:proofErr w:type="spellStart"/>
      <w:r w:rsidR="0055629B">
        <w:rPr>
          <w:rFonts w:ascii="Times New Roman" w:hAnsi="Times New Roman" w:cs="Times New Roman"/>
        </w:rPr>
        <w:t>poststroke</w:t>
      </w:r>
      <w:proofErr w:type="spellEnd"/>
      <w:r w:rsidR="0055629B">
        <w:rPr>
          <w:rFonts w:ascii="Times New Roman" w:hAnsi="Times New Roman" w:cs="Times New Roman"/>
        </w:rPr>
        <w:t xml:space="preserve"> walking capacity and community ambulation</w:t>
      </w:r>
      <w:r w:rsidR="0055629B">
        <w:rPr>
          <w:rFonts w:ascii="Times New Roman" w:hAnsi="Times New Roman" w:cs="Times New Roman"/>
        </w:rPr>
        <w:fldChar w:fldCharType="begin"/>
      </w:r>
      <w:r w:rsidR="0055629B">
        <w:rPr>
          <w:rFonts w:ascii="Times New Roman" w:hAnsi="Times New Roman" w:cs="Times New Roman"/>
        </w:rPr>
        <w:instrText xml:space="preserve"> ADDIN ZOTERO_ITEM CSL_CITATION {"citationID":"kP12VAGy","properties":{"formattedCitation":"\\super 40\\nosupersub{}","plainCitation":"40","noteIndex":0},"citationItems":[{"id":512,"uris":["http://zotero.org/users/5502413/items/88N6GZ43"],"itemData":{"id":512,"type":"article-journal","abstract":"BACKGROUND AND PURPOSE Walking ability poststroke is commonly assessed using gait speed categories developed by Perry et al. The purpose of this study was to reexamine factors that predict home and community ambulators determined from real-world walking activity data using activity monitors. METHODS Secondary analyses of real-world walking activity from 2 stroke trials. Home (100-2499 steps/d), most limited community (2500-4499 steps/d), least limited community (5000-74 999), and full community (≥7500 steps/d) walking categories were developed based on normative data. Independent variables to predict walking categories were comfortable and fast gait speed, 6-minute walk test, Berg Balance Scale, Fugl Meyer, and Stroke Impact Scale. Data were analyzed using multivariate analyses to identify significant variables associated with walking categories, bootstrap method to select the most stable model and receiver-operating characteristic to identify cutoff values. RESULTS Data from 441 individuals poststroke were analyzed. The 6-minute walk test, Fugl Meyer, and Berg Balance Scale combined were the strongest predictors of home versus community and limited versus unlimited community ambulators. The 6-minute walk test was the strongest individual variable in predicting home versus community (receiver-operating characteristic area under curve=0.82) and limited versus full community ambulators (receiver-operating characteristic area under curve=0.76). A comfortable gait speed of 0.49 m/s discriminated between home and community and a comfortable gait speed of 0.93 m/s discriminated between limited community and full community ambulators. CONCLUSIONS The 6-minute walk test was better able to discriminate among home, limited community, and full community ambulators than comfortable gait speed. Gait speed values commonly used to distinguish between home and community walkers may overestimate walking activity.","container-title":"Stroke","DOI":"10.1161/STROKEAHA.116.015309","ISSN":"15244628","issue":"2","note":"PMID: 28057807\nISBN: 1532-821X (Electronic) 0003-9993 (Linking)\nCitation Key Alias: fulkPredictingHomeCommunity2017","page":"406-411","title":"Predicting Home and Community Walking Activity Poststroke","volume":"48","author":[{"family":"Fulk","given":"George D."},{"family":"He","given":"Ying"},{"family":"Boyne","given":"Pierce"},{"family":"Dunning","given":"Kari"}],"issued":{"date-parts":[["2017"]]},"citation-key":"fulkPredictingHomeCommunity2017a"}}],"schema":"https://github.com/citation-style-language/schema/raw/master/csl-citation.json"} </w:instrText>
      </w:r>
      <w:r w:rsidR="0055629B">
        <w:rPr>
          <w:rFonts w:ascii="Times New Roman" w:hAnsi="Times New Roman" w:cs="Times New Roman"/>
        </w:rPr>
        <w:fldChar w:fldCharType="separate"/>
      </w:r>
      <w:r w:rsidR="0055629B" w:rsidRPr="00001780">
        <w:rPr>
          <w:rFonts w:ascii="Times New Roman" w:hAnsi="Times New Roman" w:cs="Times New Roman"/>
          <w:vertAlign w:val="superscript"/>
        </w:rPr>
        <w:t>40</w:t>
      </w:r>
      <w:r w:rsidR="0055629B">
        <w:rPr>
          <w:rFonts w:ascii="Times New Roman" w:hAnsi="Times New Roman" w:cs="Times New Roman"/>
        </w:rPr>
        <w:fldChar w:fldCharType="end"/>
      </w:r>
      <w:r w:rsidR="0055629B">
        <w:rPr>
          <w:rFonts w:ascii="Times New Roman" w:hAnsi="Times New Roman" w:cs="Times New Roman"/>
        </w:rPr>
        <w:t>. The use of regular assistive device (</w:t>
      </w:r>
      <w:r w:rsidR="0055629B">
        <w:rPr>
          <w:rFonts w:ascii="Times New Roman" w:hAnsi="Times New Roman" w:cs="Times New Roman"/>
          <w:i/>
        </w:rPr>
        <w:t>e.g.</w:t>
      </w:r>
      <w:r w:rsidR="0055629B">
        <w:rPr>
          <w:rFonts w:ascii="Times New Roman" w:hAnsi="Times New Roman" w:cs="Times New Roman"/>
        </w:rPr>
        <w:t xml:space="preserve"> cane) was allowed during testing, if necessary. </w:t>
      </w:r>
    </w:p>
    <w:p w14:paraId="62C0D9ED" w14:textId="0C9357CB" w:rsidR="0055629B" w:rsidRDefault="0055629B" w:rsidP="0055629B">
      <w:pPr>
        <w:spacing w:line="480" w:lineRule="auto"/>
        <w:ind w:firstLine="720"/>
        <w:rPr>
          <w:rFonts w:ascii="Times New Roman" w:hAnsi="Times New Roman" w:cs="Times New Roman"/>
        </w:rPr>
      </w:pPr>
      <w:r>
        <w:rPr>
          <w:rFonts w:ascii="Times New Roman" w:hAnsi="Times New Roman" w:cs="Times New Roman"/>
        </w:rPr>
        <w:t xml:space="preserve">Kinetic data were collected during </w:t>
      </w:r>
      <w:r>
        <w:rPr>
          <w:rFonts w:ascii="Times New Roman" w:hAnsi="Times New Roman" w:cs="Times New Roman"/>
        </w:rPr>
        <w:t xml:space="preserve">two separate bouts of </w:t>
      </w:r>
      <w:r>
        <w:rPr>
          <w:rFonts w:ascii="Times New Roman" w:hAnsi="Times New Roman" w:cs="Times New Roman"/>
        </w:rPr>
        <w:t>30 seconds of treadmill walking</w:t>
      </w:r>
      <w:r>
        <w:rPr>
          <w:rFonts w:ascii="Times New Roman" w:hAnsi="Times New Roman" w:cs="Times New Roman"/>
        </w:rPr>
        <w:t xml:space="preserve"> at their </w:t>
      </w:r>
      <w:r w:rsidR="00972D56">
        <w:rPr>
          <w:rFonts w:ascii="Times New Roman" w:hAnsi="Times New Roman" w:cs="Times New Roman"/>
        </w:rPr>
        <w:t>CWS</w:t>
      </w:r>
      <w:r>
        <w:rPr>
          <w:rFonts w:ascii="Times New Roman" w:hAnsi="Times New Roman" w:cs="Times New Roman"/>
        </w:rPr>
        <w:t xml:space="preserve">, using a dual-belt instrumented treadmill with 2 independent 6-degree of freedom force platforms </w:t>
      </w:r>
      <w:r w:rsidRPr="00FB3FBD">
        <w:rPr>
          <w:rFonts w:ascii="Times New Roman" w:hAnsi="Times New Roman" w:cs="Times New Roman"/>
        </w:rPr>
        <w:t>(</w:t>
      </w:r>
      <w:proofErr w:type="spellStart"/>
      <w:r w:rsidRPr="00FB3FBD">
        <w:rPr>
          <w:rFonts w:ascii="Times New Roman" w:hAnsi="Times New Roman" w:cs="Times New Roman"/>
        </w:rPr>
        <w:t>Bertec</w:t>
      </w:r>
      <w:proofErr w:type="spellEnd"/>
      <w:r w:rsidRPr="00FB3FBD">
        <w:rPr>
          <w:rFonts w:ascii="Times New Roman" w:hAnsi="Times New Roman" w:cs="Times New Roman"/>
        </w:rPr>
        <w:t xml:space="preserve"> Corp</w:t>
      </w:r>
      <w:r>
        <w:rPr>
          <w:rFonts w:ascii="Times New Roman" w:hAnsi="Times New Roman" w:cs="Times New Roman"/>
        </w:rPr>
        <w:t>oration, Worthington, OH) collecting ground reaction forces (GRFs) at 2</w:t>
      </w:r>
      <w:r w:rsidR="004F0FA2">
        <w:rPr>
          <w:rFonts w:ascii="Times New Roman" w:hAnsi="Times New Roman" w:cs="Times New Roman"/>
        </w:rPr>
        <w:t>100</w:t>
      </w:r>
      <w:r>
        <w:rPr>
          <w:rFonts w:ascii="Times New Roman" w:hAnsi="Times New Roman" w:cs="Times New Roman"/>
        </w:rPr>
        <w:t xml:space="preserve"> Hz.</w:t>
      </w:r>
      <w:r>
        <w:rPr>
          <w:rFonts w:ascii="Times New Roman" w:hAnsi="Times New Roman" w:cs="Times New Roman"/>
        </w:rPr>
        <w:t xml:space="preserve"> </w:t>
      </w:r>
      <w:r>
        <w:rPr>
          <w:rFonts w:ascii="Times New Roman" w:hAnsi="Times New Roman" w:cs="Times New Roman"/>
        </w:rPr>
        <w:t xml:space="preserve">Kinematic data was captured using an 8-camera motion capture system (Motion Analysis 3D Eagle, Santa Rose, CA) based on retroreflective markers placed on the pelvis, as </w:t>
      </w:r>
      <w:r>
        <w:rPr>
          <w:rFonts w:ascii="Times New Roman" w:hAnsi="Times New Roman" w:cs="Times New Roman"/>
        </w:rPr>
        <w:lastRenderedPageBreak/>
        <w:t xml:space="preserve">well as bilaterally on the thigh, shank and foot segments. These included: the medial and lateral malleoli; the medial and lateral femoral condyles; the greater trochanters; and the iliac crests. All markers were sampled at a rate of </w:t>
      </w:r>
      <w:r w:rsidR="004F0FA2">
        <w:rPr>
          <w:rFonts w:ascii="Times New Roman" w:hAnsi="Times New Roman" w:cs="Times New Roman"/>
        </w:rPr>
        <w:t>60</w:t>
      </w:r>
      <w:r>
        <w:rPr>
          <w:rFonts w:ascii="Times New Roman" w:hAnsi="Times New Roman" w:cs="Times New Roman"/>
        </w:rPr>
        <w:t xml:space="preserve"> Hz</w:t>
      </w:r>
      <w:r w:rsidR="003F5859">
        <w:rPr>
          <w:rFonts w:ascii="Times New Roman" w:hAnsi="Times New Roman" w:cs="Times New Roman"/>
        </w:rPr>
        <w:t>.</w:t>
      </w:r>
    </w:p>
    <w:p w14:paraId="1B753F4D" w14:textId="77777777" w:rsidR="0055629B" w:rsidRPr="00AB22C9" w:rsidRDefault="0055629B" w:rsidP="0055629B">
      <w:pPr>
        <w:spacing w:line="480" w:lineRule="auto"/>
        <w:rPr>
          <w:rFonts w:ascii="Times New Roman" w:hAnsi="Times New Roman" w:cs="Times New Roman"/>
        </w:rPr>
      </w:pPr>
    </w:p>
    <w:p w14:paraId="7C0A3D84" w14:textId="77777777" w:rsidR="0055629B" w:rsidRPr="00947EF6" w:rsidRDefault="0055629B" w:rsidP="0055629B">
      <w:pPr>
        <w:spacing w:line="480" w:lineRule="auto"/>
        <w:rPr>
          <w:rFonts w:ascii="Times New Roman" w:hAnsi="Times New Roman" w:cs="Times New Roman"/>
        </w:rPr>
      </w:pPr>
      <w:commentRangeStart w:id="19"/>
      <w:commentRangeStart w:id="20"/>
      <w:r w:rsidRPr="00AB22C9">
        <w:rPr>
          <w:rFonts w:ascii="Times New Roman" w:hAnsi="Times New Roman" w:cs="Times New Roman"/>
          <w:b/>
        </w:rPr>
        <w:t>Data Processing</w:t>
      </w:r>
      <w:commentRangeEnd w:id="19"/>
      <w:r w:rsidR="00AD2EC8">
        <w:rPr>
          <w:rStyle w:val="CommentReference"/>
        </w:rPr>
        <w:commentReference w:id="19"/>
      </w:r>
      <w:commentRangeEnd w:id="20"/>
      <w:r w:rsidR="00F4272A">
        <w:rPr>
          <w:rStyle w:val="CommentReference"/>
        </w:rPr>
        <w:commentReference w:id="20"/>
      </w:r>
    </w:p>
    <w:p w14:paraId="2FE6FB46" w14:textId="3208D2C8" w:rsidR="0055629B" w:rsidRPr="00947EF6" w:rsidRDefault="0068467C" w:rsidP="0055629B">
      <w:pPr>
        <w:spacing w:line="480" w:lineRule="auto"/>
        <w:ind w:firstLine="720"/>
        <w:rPr>
          <w:rFonts w:ascii="Times New Roman" w:hAnsi="Times New Roman" w:cs="Times New Roman"/>
        </w:rPr>
      </w:pPr>
      <w:r>
        <w:rPr>
          <w:rFonts w:ascii="Times New Roman" w:hAnsi="Times New Roman" w:cs="Times New Roman"/>
        </w:rPr>
        <w:t xml:space="preserve">Kinematic and kinetic data was processed in Visual3D and filtered using a bi-directional Butterworth low pass filter at 10 Hz. </w:t>
      </w:r>
      <w:r w:rsidR="0055629B" w:rsidRPr="00947EF6">
        <w:rPr>
          <w:rFonts w:ascii="Times New Roman" w:hAnsi="Times New Roman" w:cs="Times New Roman"/>
        </w:rPr>
        <w:t>Using MATLAB 2019a (</w:t>
      </w:r>
      <w:proofErr w:type="spellStart"/>
      <w:r w:rsidR="0055629B" w:rsidRPr="00947EF6">
        <w:rPr>
          <w:rFonts w:ascii="Times New Roman" w:hAnsi="Times New Roman" w:cs="Times New Roman"/>
        </w:rPr>
        <w:t>Mathworks</w:t>
      </w:r>
      <w:proofErr w:type="spellEnd"/>
      <w:r w:rsidR="0055629B" w:rsidRPr="00947EF6">
        <w:rPr>
          <w:rFonts w:ascii="Times New Roman" w:hAnsi="Times New Roman" w:cs="Times New Roman"/>
        </w:rPr>
        <w:t>, Natick, MA), the total number of slides per participant will be combined across both walking bouts</w:t>
      </w:r>
      <w:r w:rsidR="00AB161E">
        <w:rPr>
          <w:rFonts w:ascii="Times New Roman" w:hAnsi="Times New Roman" w:cs="Times New Roman"/>
        </w:rPr>
        <w:t xml:space="preserve">. </w:t>
      </w:r>
      <w:r w:rsidR="0055629B" w:rsidRPr="00947EF6">
        <w:rPr>
          <w:rFonts w:ascii="Times New Roman" w:hAnsi="Times New Roman" w:cs="Times New Roman"/>
        </w:rPr>
        <w:t>Each stride will be normalized to percent body weight (%</w:t>
      </w:r>
      <w:proofErr w:type="spellStart"/>
      <w:r w:rsidR="0055629B" w:rsidRPr="00947EF6">
        <w:rPr>
          <w:rFonts w:ascii="Times New Roman" w:hAnsi="Times New Roman" w:cs="Times New Roman"/>
        </w:rPr>
        <w:t>bw</w:t>
      </w:r>
      <w:proofErr w:type="spellEnd"/>
      <w:r w:rsidR="0055629B" w:rsidRPr="00947EF6">
        <w:rPr>
          <w:rFonts w:ascii="Times New Roman" w:hAnsi="Times New Roman" w:cs="Times New Roman"/>
        </w:rPr>
        <w:t>) as per the literature, and percent stance time (%</w:t>
      </w:r>
      <w:proofErr w:type="spellStart"/>
      <w:r w:rsidR="0055629B" w:rsidRPr="00947EF6">
        <w:rPr>
          <w:rFonts w:ascii="Times New Roman" w:hAnsi="Times New Roman" w:cs="Times New Roman"/>
        </w:rPr>
        <w:t>st</w:t>
      </w:r>
      <w:proofErr w:type="spellEnd"/>
      <w:r w:rsidR="0055629B" w:rsidRPr="00947EF6">
        <w:rPr>
          <w:rFonts w:ascii="Times New Roman" w:hAnsi="Times New Roman" w:cs="Times New Roman"/>
        </w:rPr>
        <w:t xml:space="preserve">, defined as the duration of the stance phase, from initial contact to final contact); the latter decision was made to better focus future analysis on the effects of propulsion, regardless of other factors in the gait cycle, as well as its common use by clinicians. </w:t>
      </w:r>
    </w:p>
    <w:p w14:paraId="4B426BE5" w14:textId="77777777" w:rsidR="0055629B" w:rsidRPr="00AB22C9" w:rsidRDefault="0055629B" w:rsidP="0055629B">
      <w:pPr>
        <w:spacing w:line="480" w:lineRule="auto"/>
        <w:ind w:firstLine="720"/>
        <w:rPr>
          <w:rFonts w:ascii="Times New Roman" w:hAnsi="Times New Roman" w:cs="Times New Roman"/>
        </w:rPr>
      </w:pPr>
      <w:r w:rsidRPr="00947EF6">
        <w:rPr>
          <w:rFonts w:ascii="Times New Roman" w:hAnsi="Times New Roman" w:cs="Times New Roman"/>
        </w:rPr>
        <w:t>From this, a number of metrics will be calculated (Table 1). For reference, propulsion phase is defined as the crossing of the APGRF curve from a negative to positive value (i.e. from braking to propulsion – propulsion onset) near the middle of the stance phase, to the termination on contact; braking phase is defined from the initial contact to propulsion onset.</w:t>
      </w:r>
      <w:r>
        <w:rPr>
          <w:rFonts w:ascii="Times New Roman" w:hAnsi="Times New Roman" w:cs="Times New Roman"/>
        </w:rPr>
        <w:t xml:space="preserve"> Propulsion and braking impulse were calculated by obtaining the integral of points during the propulsion and braking phases, respectively. </w:t>
      </w:r>
    </w:p>
    <w:p w14:paraId="4E320443" w14:textId="77777777" w:rsidR="0055629B" w:rsidRDefault="0055629B" w:rsidP="0055629B">
      <w:pPr>
        <w:spacing w:line="48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2970"/>
        <w:gridCol w:w="3330"/>
        <w:gridCol w:w="900"/>
      </w:tblGrid>
      <w:tr w:rsidR="0055629B" w14:paraId="1FD6EFD2" w14:textId="77777777" w:rsidTr="00304743">
        <w:trPr>
          <w:jc w:val="center"/>
        </w:trPr>
        <w:tc>
          <w:tcPr>
            <w:tcW w:w="2970" w:type="dxa"/>
            <w:tcBorders>
              <w:top w:val="nil"/>
              <w:left w:val="nil"/>
              <w:bottom w:val="nil"/>
              <w:right w:val="nil"/>
            </w:tcBorders>
          </w:tcPr>
          <w:p w14:paraId="6FDA5089" w14:textId="77777777" w:rsidR="0055629B" w:rsidRPr="006531F9" w:rsidRDefault="0055629B" w:rsidP="00304743">
            <w:pPr>
              <w:rPr>
                <w:rFonts w:ascii="Times New Roman" w:hAnsi="Times New Roman" w:cs="Times New Roman"/>
                <w:b/>
              </w:rPr>
            </w:pPr>
            <w:r w:rsidRPr="006531F9">
              <w:rPr>
                <w:rFonts w:ascii="Times New Roman" w:hAnsi="Times New Roman" w:cs="Times New Roman"/>
                <w:b/>
              </w:rPr>
              <w:t>Metric</w:t>
            </w:r>
          </w:p>
        </w:tc>
        <w:tc>
          <w:tcPr>
            <w:tcW w:w="3330" w:type="dxa"/>
            <w:tcBorders>
              <w:top w:val="nil"/>
              <w:left w:val="nil"/>
              <w:bottom w:val="nil"/>
              <w:right w:val="nil"/>
            </w:tcBorders>
          </w:tcPr>
          <w:p w14:paraId="25507B93" w14:textId="77777777" w:rsidR="0055629B" w:rsidRPr="006531F9" w:rsidRDefault="0055629B" w:rsidP="00304743">
            <w:pPr>
              <w:rPr>
                <w:rFonts w:ascii="Times New Roman" w:hAnsi="Times New Roman" w:cs="Times New Roman"/>
                <w:b/>
              </w:rPr>
            </w:pPr>
            <w:r w:rsidRPr="006531F9">
              <w:rPr>
                <w:rFonts w:ascii="Times New Roman" w:hAnsi="Times New Roman" w:cs="Times New Roman"/>
                <w:b/>
              </w:rPr>
              <w:t>Definition</w:t>
            </w:r>
          </w:p>
        </w:tc>
        <w:tc>
          <w:tcPr>
            <w:tcW w:w="900" w:type="dxa"/>
            <w:tcBorders>
              <w:top w:val="nil"/>
              <w:left w:val="nil"/>
              <w:bottom w:val="nil"/>
              <w:right w:val="nil"/>
            </w:tcBorders>
          </w:tcPr>
          <w:p w14:paraId="1BA18E25" w14:textId="77777777" w:rsidR="0055629B" w:rsidRPr="006531F9" w:rsidRDefault="0055629B" w:rsidP="00304743">
            <w:pPr>
              <w:rPr>
                <w:rFonts w:ascii="Times New Roman" w:hAnsi="Times New Roman" w:cs="Times New Roman"/>
                <w:b/>
              </w:rPr>
            </w:pPr>
            <w:r w:rsidRPr="006531F9">
              <w:rPr>
                <w:rFonts w:ascii="Times New Roman" w:hAnsi="Times New Roman" w:cs="Times New Roman"/>
                <w:b/>
              </w:rPr>
              <w:t>Units</w:t>
            </w:r>
          </w:p>
        </w:tc>
      </w:tr>
      <w:tr w:rsidR="0055629B" w14:paraId="74D0B505" w14:textId="77777777" w:rsidTr="00304743">
        <w:trPr>
          <w:jc w:val="center"/>
        </w:trPr>
        <w:tc>
          <w:tcPr>
            <w:tcW w:w="2970" w:type="dxa"/>
            <w:tcBorders>
              <w:top w:val="nil"/>
              <w:left w:val="nil"/>
              <w:bottom w:val="single" w:sz="4" w:space="0" w:color="auto"/>
              <w:right w:val="single" w:sz="4" w:space="0" w:color="auto"/>
            </w:tcBorders>
          </w:tcPr>
          <w:p w14:paraId="13BAFE9E" w14:textId="77777777" w:rsidR="0055629B" w:rsidRDefault="0055629B" w:rsidP="00304743">
            <w:pPr>
              <w:rPr>
                <w:rFonts w:ascii="Times New Roman" w:hAnsi="Times New Roman" w:cs="Times New Roman"/>
              </w:rPr>
            </w:pPr>
            <w:r>
              <w:rPr>
                <w:rFonts w:ascii="Times New Roman" w:hAnsi="Times New Roman" w:cs="Times New Roman"/>
              </w:rPr>
              <w:t>Propulsion Onset</w:t>
            </w:r>
          </w:p>
        </w:tc>
        <w:tc>
          <w:tcPr>
            <w:tcW w:w="3330" w:type="dxa"/>
            <w:tcBorders>
              <w:top w:val="nil"/>
              <w:left w:val="single" w:sz="4" w:space="0" w:color="auto"/>
              <w:bottom w:val="single" w:sz="4" w:space="0" w:color="auto"/>
              <w:right w:val="single" w:sz="4" w:space="0" w:color="auto"/>
            </w:tcBorders>
          </w:tcPr>
          <w:p w14:paraId="07C6B723" w14:textId="77777777" w:rsidR="0055629B" w:rsidRDefault="0055629B" w:rsidP="00304743">
            <w:pPr>
              <w:rPr>
                <w:rFonts w:ascii="Times New Roman" w:hAnsi="Times New Roman" w:cs="Times New Roman"/>
              </w:rPr>
            </w:pPr>
            <w:r>
              <w:rPr>
                <w:rFonts w:ascii="Times New Roman" w:hAnsi="Times New Roman" w:cs="Times New Roman"/>
              </w:rPr>
              <w:t>Beginning of propulsion phase</w:t>
            </w:r>
          </w:p>
        </w:tc>
        <w:tc>
          <w:tcPr>
            <w:tcW w:w="900" w:type="dxa"/>
            <w:tcBorders>
              <w:top w:val="nil"/>
              <w:left w:val="single" w:sz="4" w:space="0" w:color="auto"/>
              <w:bottom w:val="single" w:sz="4" w:space="0" w:color="auto"/>
              <w:right w:val="nil"/>
            </w:tcBorders>
          </w:tcPr>
          <w:p w14:paraId="6D6C74FB" w14:textId="77777777" w:rsidR="0055629B" w:rsidRDefault="0055629B" w:rsidP="00304743">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st</w:t>
            </w:r>
            <w:proofErr w:type="spellEnd"/>
          </w:p>
        </w:tc>
      </w:tr>
      <w:tr w:rsidR="0055629B" w14:paraId="51A53FEF" w14:textId="77777777" w:rsidTr="00304743">
        <w:trPr>
          <w:jc w:val="center"/>
        </w:trPr>
        <w:tc>
          <w:tcPr>
            <w:tcW w:w="2970" w:type="dxa"/>
            <w:tcBorders>
              <w:top w:val="single" w:sz="4" w:space="0" w:color="auto"/>
              <w:left w:val="nil"/>
              <w:bottom w:val="single" w:sz="4" w:space="0" w:color="auto"/>
              <w:right w:val="single" w:sz="4" w:space="0" w:color="auto"/>
            </w:tcBorders>
          </w:tcPr>
          <w:p w14:paraId="05BD7A21" w14:textId="77777777" w:rsidR="0055629B" w:rsidRDefault="0055629B" w:rsidP="00304743">
            <w:pPr>
              <w:rPr>
                <w:rFonts w:ascii="Times New Roman" w:hAnsi="Times New Roman" w:cs="Times New Roman"/>
              </w:rPr>
            </w:pPr>
            <w:r w:rsidRPr="006531F9">
              <w:rPr>
                <w:rFonts w:ascii="Times New Roman" w:hAnsi="Times New Roman" w:cs="Times New Roman"/>
                <w:color w:val="FFFFFF" w:themeColor="background1"/>
              </w:rPr>
              <w:t xml:space="preserve">Propulsion </w:t>
            </w:r>
            <w:r>
              <w:rPr>
                <w:rFonts w:ascii="Times New Roman" w:hAnsi="Times New Roman" w:cs="Times New Roman"/>
              </w:rPr>
              <w:t>Peak Magnitude</w:t>
            </w:r>
          </w:p>
        </w:tc>
        <w:tc>
          <w:tcPr>
            <w:tcW w:w="3330" w:type="dxa"/>
            <w:tcBorders>
              <w:top w:val="single" w:sz="4" w:space="0" w:color="auto"/>
              <w:left w:val="single" w:sz="4" w:space="0" w:color="auto"/>
              <w:bottom w:val="single" w:sz="4" w:space="0" w:color="auto"/>
              <w:right w:val="single" w:sz="4" w:space="0" w:color="auto"/>
            </w:tcBorders>
          </w:tcPr>
          <w:p w14:paraId="5102FA76" w14:textId="77777777" w:rsidR="0055629B" w:rsidRDefault="0055629B" w:rsidP="00304743">
            <w:pPr>
              <w:rPr>
                <w:rFonts w:ascii="Times New Roman" w:hAnsi="Times New Roman" w:cs="Times New Roman"/>
              </w:rPr>
            </w:pPr>
            <w:r>
              <w:rPr>
                <w:rFonts w:ascii="Times New Roman" w:hAnsi="Times New Roman" w:cs="Times New Roman"/>
              </w:rPr>
              <w:t>Maximum propulsion force</w:t>
            </w:r>
          </w:p>
        </w:tc>
        <w:tc>
          <w:tcPr>
            <w:tcW w:w="900" w:type="dxa"/>
            <w:tcBorders>
              <w:top w:val="single" w:sz="4" w:space="0" w:color="auto"/>
              <w:left w:val="single" w:sz="4" w:space="0" w:color="auto"/>
              <w:bottom w:val="single" w:sz="4" w:space="0" w:color="auto"/>
              <w:right w:val="nil"/>
            </w:tcBorders>
          </w:tcPr>
          <w:p w14:paraId="7A4F5CBA" w14:textId="77777777" w:rsidR="0055629B" w:rsidRDefault="0055629B" w:rsidP="00304743">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bw</w:t>
            </w:r>
            <w:proofErr w:type="spellEnd"/>
          </w:p>
        </w:tc>
      </w:tr>
      <w:tr w:rsidR="0055629B" w14:paraId="218B3940" w14:textId="77777777" w:rsidTr="00304743">
        <w:trPr>
          <w:jc w:val="center"/>
        </w:trPr>
        <w:tc>
          <w:tcPr>
            <w:tcW w:w="2970" w:type="dxa"/>
            <w:tcBorders>
              <w:top w:val="single" w:sz="4" w:space="0" w:color="auto"/>
              <w:left w:val="nil"/>
              <w:bottom w:val="single" w:sz="4" w:space="0" w:color="auto"/>
              <w:right w:val="single" w:sz="4" w:space="0" w:color="auto"/>
            </w:tcBorders>
          </w:tcPr>
          <w:p w14:paraId="4B92911C" w14:textId="77777777" w:rsidR="0055629B" w:rsidRDefault="0055629B" w:rsidP="00304743">
            <w:pPr>
              <w:rPr>
                <w:rFonts w:ascii="Times New Roman" w:hAnsi="Times New Roman" w:cs="Times New Roman"/>
              </w:rPr>
            </w:pPr>
            <w:r w:rsidRPr="006531F9">
              <w:rPr>
                <w:rFonts w:ascii="Times New Roman" w:hAnsi="Times New Roman" w:cs="Times New Roman"/>
                <w:color w:val="FFFFFF" w:themeColor="background1"/>
              </w:rPr>
              <w:t xml:space="preserve">Propulsion </w:t>
            </w:r>
            <w:r>
              <w:rPr>
                <w:rFonts w:ascii="Times New Roman" w:hAnsi="Times New Roman" w:cs="Times New Roman"/>
              </w:rPr>
              <w:t>Peak Timing</w:t>
            </w:r>
          </w:p>
        </w:tc>
        <w:tc>
          <w:tcPr>
            <w:tcW w:w="3330" w:type="dxa"/>
            <w:tcBorders>
              <w:top w:val="single" w:sz="4" w:space="0" w:color="auto"/>
              <w:left w:val="single" w:sz="4" w:space="0" w:color="auto"/>
              <w:bottom w:val="single" w:sz="4" w:space="0" w:color="auto"/>
              <w:right w:val="single" w:sz="4" w:space="0" w:color="auto"/>
            </w:tcBorders>
          </w:tcPr>
          <w:p w14:paraId="50D5BE7B" w14:textId="77777777" w:rsidR="0055629B" w:rsidRDefault="0055629B" w:rsidP="00304743">
            <w:pPr>
              <w:rPr>
                <w:rFonts w:ascii="Times New Roman" w:hAnsi="Times New Roman" w:cs="Times New Roman"/>
              </w:rPr>
            </w:pPr>
            <w:r>
              <w:rPr>
                <w:rFonts w:ascii="Times New Roman" w:hAnsi="Times New Roman" w:cs="Times New Roman"/>
              </w:rPr>
              <w:t>Timing of peak magnitude</w:t>
            </w:r>
          </w:p>
        </w:tc>
        <w:tc>
          <w:tcPr>
            <w:tcW w:w="900" w:type="dxa"/>
            <w:tcBorders>
              <w:top w:val="single" w:sz="4" w:space="0" w:color="auto"/>
              <w:left w:val="single" w:sz="4" w:space="0" w:color="auto"/>
              <w:bottom w:val="single" w:sz="4" w:space="0" w:color="auto"/>
              <w:right w:val="nil"/>
            </w:tcBorders>
          </w:tcPr>
          <w:p w14:paraId="32F95052" w14:textId="77777777" w:rsidR="0055629B" w:rsidRDefault="0055629B" w:rsidP="00304743">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st</w:t>
            </w:r>
            <w:proofErr w:type="spellEnd"/>
          </w:p>
        </w:tc>
      </w:tr>
      <w:tr w:rsidR="0055629B" w14:paraId="527E54D0" w14:textId="77777777" w:rsidTr="00304743">
        <w:trPr>
          <w:jc w:val="center"/>
        </w:trPr>
        <w:tc>
          <w:tcPr>
            <w:tcW w:w="2970" w:type="dxa"/>
            <w:tcBorders>
              <w:top w:val="single" w:sz="4" w:space="0" w:color="auto"/>
              <w:left w:val="nil"/>
              <w:bottom w:val="single" w:sz="4" w:space="0" w:color="auto"/>
              <w:right w:val="single" w:sz="4" w:space="0" w:color="auto"/>
            </w:tcBorders>
          </w:tcPr>
          <w:p w14:paraId="75200F75" w14:textId="77777777" w:rsidR="0055629B" w:rsidRDefault="0055629B" w:rsidP="00304743">
            <w:pPr>
              <w:rPr>
                <w:rFonts w:ascii="Times New Roman" w:hAnsi="Times New Roman" w:cs="Times New Roman"/>
              </w:rPr>
            </w:pPr>
            <w:r w:rsidRPr="006531F9">
              <w:rPr>
                <w:rFonts w:ascii="Times New Roman" w:hAnsi="Times New Roman" w:cs="Times New Roman"/>
                <w:color w:val="FFFFFF" w:themeColor="background1"/>
              </w:rPr>
              <w:t xml:space="preserve">Propulsion </w:t>
            </w:r>
            <w:r>
              <w:rPr>
                <w:rFonts w:ascii="Times New Roman" w:hAnsi="Times New Roman" w:cs="Times New Roman"/>
              </w:rPr>
              <w:t>Total Time</w:t>
            </w:r>
          </w:p>
        </w:tc>
        <w:tc>
          <w:tcPr>
            <w:tcW w:w="3330" w:type="dxa"/>
            <w:tcBorders>
              <w:top w:val="single" w:sz="4" w:space="0" w:color="auto"/>
              <w:left w:val="single" w:sz="4" w:space="0" w:color="auto"/>
              <w:bottom w:val="single" w:sz="4" w:space="0" w:color="auto"/>
              <w:right w:val="single" w:sz="4" w:space="0" w:color="auto"/>
            </w:tcBorders>
          </w:tcPr>
          <w:p w14:paraId="69FDF915" w14:textId="77777777" w:rsidR="0055629B" w:rsidRDefault="0055629B" w:rsidP="00304743">
            <w:pPr>
              <w:rPr>
                <w:rFonts w:ascii="Times New Roman" w:hAnsi="Times New Roman" w:cs="Times New Roman"/>
              </w:rPr>
            </w:pPr>
            <w:r>
              <w:rPr>
                <w:rFonts w:ascii="Times New Roman" w:hAnsi="Times New Roman" w:cs="Times New Roman"/>
              </w:rPr>
              <w:t>Time spent in propulsion phase</w:t>
            </w:r>
          </w:p>
        </w:tc>
        <w:tc>
          <w:tcPr>
            <w:tcW w:w="900" w:type="dxa"/>
            <w:tcBorders>
              <w:top w:val="single" w:sz="4" w:space="0" w:color="auto"/>
              <w:left w:val="single" w:sz="4" w:space="0" w:color="auto"/>
              <w:bottom w:val="single" w:sz="4" w:space="0" w:color="auto"/>
              <w:right w:val="nil"/>
            </w:tcBorders>
          </w:tcPr>
          <w:p w14:paraId="4F4984F4" w14:textId="77777777" w:rsidR="0055629B" w:rsidRDefault="0055629B" w:rsidP="00304743">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st</w:t>
            </w:r>
            <w:proofErr w:type="spellEnd"/>
          </w:p>
        </w:tc>
      </w:tr>
      <w:tr w:rsidR="0055629B" w14:paraId="0F566785" w14:textId="77777777" w:rsidTr="00304743">
        <w:trPr>
          <w:jc w:val="center"/>
        </w:trPr>
        <w:tc>
          <w:tcPr>
            <w:tcW w:w="2970" w:type="dxa"/>
            <w:tcBorders>
              <w:top w:val="single" w:sz="4" w:space="0" w:color="auto"/>
              <w:left w:val="nil"/>
              <w:bottom w:val="single" w:sz="4" w:space="0" w:color="auto"/>
              <w:right w:val="single" w:sz="4" w:space="0" w:color="auto"/>
            </w:tcBorders>
          </w:tcPr>
          <w:p w14:paraId="5388970A" w14:textId="77777777" w:rsidR="0055629B" w:rsidRDefault="0055629B" w:rsidP="00304743">
            <w:pPr>
              <w:rPr>
                <w:rFonts w:ascii="Times New Roman" w:hAnsi="Times New Roman" w:cs="Times New Roman"/>
              </w:rPr>
            </w:pPr>
            <w:r w:rsidRPr="006531F9">
              <w:rPr>
                <w:rFonts w:ascii="Times New Roman" w:hAnsi="Times New Roman" w:cs="Times New Roman"/>
                <w:color w:val="FFFFFF" w:themeColor="background1"/>
              </w:rPr>
              <w:t xml:space="preserve">Propulsion </w:t>
            </w:r>
            <w:r>
              <w:rPr>
                <w:rFonts w:ascii="Times New Roman" w:hAnsi="Times New Roman" w:cs="Times New Roman"/>
              </w:rPr>
              <w:t>Impulse</w:t>
            </w:r>
          </w:p>
        </w:tc>
        <w:tc>
          <w:tcPr>
            <w:tcW w:w="3330" w:type="dxa"/>
            <w:tcBorders>
              <w:top w:val="single" w:sz="4" w:space="0" w:color="auto"/>
              <w:left w:val="single" w:sz="4" w:space="0" w:color="auto"/>
              <w:bottom w:val="single" w:sz="4" w:space="0" w:color="auto"/>
              <w:right w:val="single" w:sz="4" w:space="0" w:color="auto"/>
            </w:tcBorders>
          </w:tcPr>
          <w:p w14:paraId="3A172E8E" w14:textId="77777777" w:rsidR="0055629B" w:rsidRDefault="0055629B" w:rsidP="00304743">
            <w:pPr>
              <w:rPr>
                <w:rFonts w:ascii="Times New Roman" w:hAnsi="Times New Roman" w:cs="Times New Roman"/>
              </w:rPr>
            </w:pPr>
            <w:r>
              <w:rPr>
                <w:rFonts w:ascii="Times New Roman" w:hAnsi="Times New Roman" w:cs="Times New Roman"/>
              </w:rPr>
              <w:t xml:space="preserve">Total propulsion force </w:t>
            </w:r>
          </w:p>
        </w:tc>
        <w:tc>
          <w:tcPr>
            <w:tcW w:w="900" w:type="dxa"/>
            <w:tcBorders>
              <w:top w:val="single" w:sz="4" w:space="0" w:color="auto"/>
              <w:left w:val="single" w:sz="4" w:space="0" w:color="auto"/>
              <w:bottom w:val="single" w:sz="4" w:space="0" w:color="auto"/>
              <w:right w:val="nil"/>
            </w:tcBorders>
          </w:tcPr>
          <w:p w14:paraId="2661C1D9" w14:textId="77777777" w:rsidR="0055629B" w:rsidRDefault="0055629B" w:rsidP="00304743">
            <w:pPr>
              <w:rPr>
                <w:rFonts w:ascii="Times New Roman" w:hAnsi="Times New Roman" w:cs="Times New Roman"/>
              </w:rPr>
            </w:pPr>
            <w:r>
              <w:rPr>
                <w:rFonts w:ascii="Times New Roman" w:hAnsi="Times New Roman" w:cs="Times New Roman"/>
              </w:rPr>
              <w:t>-</w:t>
            </w:r>
          </w:p>
        </w:tc>
      </w:tr>
      <w:tr w:rsidR="0055629B" w14:paraId="662F3779" w14:textId="77777777" w:rsidTr="00304743">
        <w:trPr>
          <w:jc w:val="center"/>
        </w:trPr>
        <w:tc>
          <w:tcPr>
            <w:tcW w:w="2970" w:type="dxa"/>
            <w:tcBorders>
              <w:top w:val="single" w:sz="4" w:space="0" w:color="auto"/>
              <w:left w:val="nil"/>
              <w:bottom w:val="single" w:sz="4" w:space="0" w:color="auto"/>
              <w:right w:val="single" w:sz="4" w:space="0" w:color="auto"/>
            </w:tcBorders>
          </w:tcPr>
          <w:p w14:paraId="00CE09F3" w14:textId="77777777" w:rsidR="0055629B" w:rsidRDefault="0055629B" w:rsidP="00304743">
            <w:pPr>
              <w:rPr>
                <w:rFonts w:ascii="Times New Roman" w:hAnsi="Times New Roman" w:cs="Times New Roman"/>
              </w:rPr>
            </w:pPr>
            <w:r>
              <w:rPr>
                <w:rFonts w:ascii="Times New Roman" w:hAnsi="Times New Roman" w:cs="Times New Roman"/>
              </w:rPr>
              <w:t>Braking Peak Magnitude</w:t>
            </w:r>
          </w:p>
        </w:tc>
        <w:tc>
          <w:tcPr>
            <w:tcW w:w="3330" w:type="dxa"/>
            <w:tcBorders>
              <w:top w:val="single" w:sz="4" w:space="0" w:color="auto"/>
              <w:left w:val="single" w:sz="4" w:space="0" w:color="auto"/>
              <w:bottom w:val="single" w:sz="4" w:space="0" w:color="auto"/>
              <w:right w:val="single" w:sz="4" w:space="0" w:color="auto"/>
            </w:tcBorders>
          </w:tcPr>
          <w:p w14:paraId="7B605E54" w14:textId="77777777" w:rsidR="0055629B" w:rsidRDefault="0055629B" w:rsidP="00304743">
            <w:pPr>
              <w:rPr>
                <w:rFonts w:ascii="Times New Roman" w:hAnsi="Times New Roman" w:cs="Times New Roman"/>
              </w:rPr>
            </w:pPr>
            <w:r>
              <w:rPr>
                <w:rFonts w:ascii="Times New Roman" w:hAnsi="Times New Roman" w:cs="Times New Roman"/>
              </w:rPr>
              <w:t>Maximum braking force</w:t>
            </w:r>
          </w:p>
        </w:tc>
        <w:tc>
          <w:tcPr>
            <w:tcW w:w="900" w:type="dxa"/>
            <w:tcBorders>
              <w:top w:val="single" w:sz="4" w:space="0" w:color="auto"/>
              <w:left w:val="single" w:sz="4" w:space="0" w:color="auto"/>
              <w:bottom w:val="single" w:sz="4" w:space="0" w:color="auto"/>
              <w:right w:val="nil"/>
            </w:tcBorders>
          </w:tcPr>
          <w:p w14:paraId="3B0FBF6B" w14:textId="77777777" w:rsidR="0055629B" w:rsidRDefault="0055629B" w:rsidP="00304743">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bw</w:t>
            </w:r>
            <w:proofErr w:type="spellEnd"/>
          </w:p>
        </w:tc>
      </w:tr>
      <w:tr w:rsidR="0055629B" w14:paraId="48589A2D" w14:textId="77777777" w:rsidTr="00304743">
        <w:trPr>
          <w:jc w:val="center"/>
        </w:trPr>
        <w:tc>
          <w:tcPr>
            <w:tcW w:w="2970" w:type="dxa"/>
            <w:tcBorders>
              <w:top w:val="single" w:sz="4" w:space="0" w:color="auto"/>
              <w:left w:val="nil"/>
              <w:bottom w:val="single" w:sz="4" w:space="0" w:color="auto"/>
              <w:right w:val="single" w:sz="4" w:space="0" w:color="auto"/>
            </w:tcBorders>
          </w:tcPr>
          <w:p w14:paraId="3C70015D" w14:textId="77777777" w:rsidR="0055629B" w:rsidRDefault="0055629B" w:rsidP="00304743">
            <w:pPr>
              <w:rPr>
                <w:rFonts w:ascii="Times New Roman" w:hAnsi="Times New Roman" w:cs="Times New Roman"/>
              </w:rPr>
            </w:pPr>
            <w:r w:rsidRPr="006531F9">
              <w:rPr>
                <w:rFonts w:ascii="Times New Roman" w:hAnsi="Times New Roman" w:cs="Times New Roman"/>
                <w:color w:val="FFFFFF" w:themeColor="background1"/>
              </w:rPr>
              <w:t xml:space="preserve">Braking </w:t>
            </w:r>
            <w:r>
              <w:rPr>
                <w:rFonts w:ascii="Times New Roman" w:hAnsi="Times New Roman" w:cs="Times New Roman"/>
              </w:rPr>
              <w:t>Peak Timing</w:t>
            </w:r>
          </w:p>
        </w:tc>
        <w:tc>
          <w:tcPr>
            <w:tcW w:w="3330" w:type="dxa"/>
            <w:tcBorders>
              <w:top w:val="single" w:sz="4" w:space="0" w:color="auto"/>
              <w:left w:val="single" w:sz="4" w:space="0" w:color="auto"/>
              <w:bottom w:val="single" w:sz="4" w:space="0" w:color="auto"/>
              <w:right w:val="single" w:sz="4" w:space="0" w:color="auto"/>
            </w:tcBorders>
          </w:tcPr>
          <w:p w14:paraId="2FF10F8C" w14:textId="77777777" w:rsidR="0055629B" w:rsidRDefault="0055629B" w:rsidP="00304743">
            <w:pPr>
              <w:rPr>
                <w:rFonts w:ascii="Times New Roman" w:hAnsi="Times New Roman" w:cs="Times New Roman"/>
              </w:rPr>
            </w:pPr>
            <w:r>
              <w:rPr>
                <w:rFonts w:ascii="Times New Roman" w:hAnsi="Times New Roman" w:cs="Times New Roman"/>
              </w:rPr>
              <w:t>Timing of peak braking</w:t>
            </w:r>
          </w:p>
        </w:tc>
        <w:tc>
          <w:tcPr>
            <w:tcW w:w="900" w:type="dxa"/>
            <w:tcBorders>
              <w:top w:val="single" w:sz="4" w:space="0" w:color="auto"/>
              <w:left w:val="single" w:sz="4" w:space="0" w:color="auto"/>
              <w:bottom w:val="single" w:sz="4" w:space="0" w:color="auto"/>
              <w:right w:val="nil"/>
            </w:tcBorders>
          </w:tcPr>
          <w:p w14:paraId="4DEE41A1" w14:textId="77777777" w:rsidR="0055629B" w:rsidRDefault="0055629B" w:rsidP="00304743">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st</w:t>
            </w:r>
            <w:proofErr w:type="spellEnd"/>
          </w:p>
        </w:tc>
      </w:tr>
      <w:tr w:rsidR="0055629B" w14:paraId="45EA9E73" w14:textId="77777777" w:rsidTr="00304743">
        <w:trPr>
          <w:jc w:val="center"/>
        </w:trPr>
        <w:tc>
          <w:tcPr>
            <w:tcW w:w="2970" w:type="dxa"/>
            <w:tcBorders>
              <w:top w:val="single" w:sz="4" w:space="0" w:color="auto"/>
              <w:left w:val="nil"/>
              <w:bottom w:val="single" w:sz="4" w:space="0" w:color="auto"/>
              <w:right w:val="single" w:sz="4" w:space="0" w:color="auto"/>
            </w:tcBorders>
          </w:tcPr>
          <w:p w14:paraId="0A1F7E47" w14:textId="77777777" w:rsidR="0055629B" w:rsidRDefault="0055629B" w:rsidP="00304743">
            <w:pPr>
              <w:rPr>
                <w:rFonts w:ascii="Times New Roman" w:hAnsi="Times New Roman" w:cs="Times New Roman"/>
              </w:rPr>
            </w:pPr>
            <w:r w:rsidRPr="006531F9">
              <w:rPr>
                <w:rFonts w:ascii="Times New Roman" w:hAnsi="Times New Roman" w:cs="Times New Roman"/>
                <w:color w:val="FFFFFF" w:themeColor="background1"/>
              </w:rPr>
              <w:lastRenderedPageBreak/>
              <w:t xml:space="preserve">Braking </w:t>
            </w:r>
            <w:r>
              <w:rPr>
                <w:rFonts w:ascii="Times New Roman" w:hAnsi="Times New Roman" w:cs="Times New Roman"/>
              </w:rPr>
              <w:t>Total Time</w:t>
            </w:r>
          </w:p>
        </w:tc>
        <w:tc>
          <w:tcPr>
            <w:tcW w:w="3330" w:type="dxa"/>
            <w:tcBorders>
              <w:top w:val="single" w:sz="4" w:space="0" w:color="auto"/>
              <w:left w:val="single" w:sz="4" w:space="0" w:color="auto"/>
              <w:bottom w:val="single" w:sz="4" w:space="0" w:color="auto"/>
              <w:right w:val="single" w:sz="4" w:space="0" w:color="auto"/>
            </w:tcBorders>
          </w:tcPr>
          <w:p w14:paraId="753C19AB" w14:textId="77777777" w:rsidR="0055629B" w:rsidRDefault="0055629B" w:rsidP="00304743">
            <w:pPr>
              <w:rPr>
                <w:rFonts w:ascii="Times New Roman" w:hAnsi="Times New Roman" w:cs="Times New Roman"/>
              </w:rPr>
            </w:pPr>
            <w:r>
              <w:rPr>
                <w:rFonts w:ascii="Times New Roman" w:hAnsi="Times New Roman" w:cs="Times New Roman"/>
              </w:rPr>
              <w:t>Time spent in braking phase</w:t>
            </w:r>
          </w:p>
        </w:tc>
        <w:tc>
          <w:tcPr>
            <w:tcW w:w="900" w:type="dxa"/>
            <w:tcBorders>
              <w:top w:val="single" w:sz="4" w:space="0" w:color="auto"/>
              <w:left w:val="single" w:sz="4" w:space="0" w:color="auto"/>
              <w:bottom w:val="single" w:sz="4" w:space="0" w:color="auto"/>
              <w:right w:val="nil"/>
            </w:tcBorders>
          </w:tcPr>
          <w:p w14:paraId="1DB1B7F3" w14:textId="77777777" w:rsidR="0055629B" w:rsidRDefault="0055629B" w:rsidP="00304743">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st</w:t>
            </w:r>
            <w:proofErr w:type="spellEnd"/>
          </w:p>
        </w:tc>
      </w:tr>
      <w:tr w:rsidR="0055629B" w14:paraId="20B09B4F" w14:textId="77777777" w:rsidTr="00304743">
        <w:trPr>
          <w:jc w:val="center"/>
        </w:trPr>
        <w:tc>
          <w:tcPr>
            <w:tcW w:w="2970" w:type="dxa"/>
            <w:tcBorders>
              <w:top w:val="single" w:sz="4" w:space="0" w:color="auto"/>
              <w:left w:val="nil"/>
              <w:bottom w:val="single" w:sz="4" w:space="0" w:color="auto"/>
              <w:right w:val="single" w:sz="4" w:space="0" w:color="auto"/>
            </w:tcBorders>
          </w:tcPr>
          <w:p w14:paraId="54CD6BF5" w14:textId="77777777" w:rsidR="0055629B" w:rsidRDefault="0055629B" w:rsidP="00304743">
            <w:pPr>
              <w:rPr>
                <w:rFonts w:ascii="Times New Roman" w:hAnsi="Times New Roman" w:cs="Times New Roman"/>
              </w:rPr>
            </w:pPr>
            <w:r w:rsidRPr="006531F9">
              <w:rPr>
                <w:rFonts w:ascii="Times New Roman" w:hAnsi="Times New Roman" w:cs="Times New Roman"/>
                <w:color w:val="FFFFFF" w:themeColor="background1"/>
              </w:rPr>
              <w:t xml:space="preserve">Braking </w:t>
            </w:r>
            <w:r>
              <w:rPr>
                <w:rFonts w:ascii="Times New Roman" w:hAnsi="Times New Roman" w:cs="Times New Roman"/>
              </w:rPr>
              <w:t>Impulse</w:t>
            </w:r>
          </w:p>
        </w:tc>
        <w:tc>
          <w:tcPr>
            <w:tcW w:w="3330" w:type="dxa"/>
            <w:tcBorders>
              <w:top w:val="single" w:sz="4" w:space="0" w:color="auto"/>
              <w:left w:val="single" w:sz="4" w:space="0" w:color="auto"/>
              <w:bottom w:val="single" w:sz="4" w:space="0" w:color="auto"/>
              <w:right w:val="single" w:sz="4" w:space="0" w:color="auto"/>
            </w:tcBorders>
          </w:tcPr>
          <w:p w14:paraId="67B36919" w14:textId="77777777" w:rsidR="0055629B" w:rsidRDefault="0055629B" w:rsidP="00304743">
            <w:pPr>
              <w:rPr>
                <w:rFonts w:ascii="Times New Roman" w:hAnsi="Times New Roman" w:cs="Times New Roman"/>
              </w:rPr>
            </w:pPr>
            <w:r>
              <w:rPr>
                <w:rFonts w:ascii="Times New Roman" w:hAnsi="Times New Roman" w:cs="Times New Roman"/>
              </w:rPr>
              <w:t>Total braking force</w:t>
            </w:r>
          </w:p>
        </w:tc>
        <w:tc>
          <w:tcPr>
            <w:tcW w:w="900" w:type="dxa"/>
            <w:tcBorders>
              <w:top w:val="single" w:sz="4" w:space="0" w:color="auto"/>
              <w:left w:val="single" w:sz="4" w:space="0" w:color="auto"/>
              <w:bottom w:val="single" w:sz="4" w:space="0" w:color="auto"/>
              <w:right w:val="nil"/>
            </w:tcBorders>
          </w:tcPr>
          <w:p w14:paraId="68D3CEC7" w14:textId="77777777" w:rsidR="0055629B" w:rsidRDefault="0055629B" w:rsidP="00304743">
            <w:pPr>
              <w:rPr>
                <w:rFonts w:ascii="Times New Roman" w:hAnsi="Times New Roman" w:cs="Times New Roman"/>
              </w:rPr>
            </w:pPr>
            <w:r>
              <w:rPr>
                <w:rFonts w:ascii="Times New Roman" w:hAnsi="Times New Roman" w:cs="Times New Roman"/>
              </w:rPr>
              <w:t>-</w:t>
            </w:r>
          </w:p>
        </w:tc>
      </w:tr>
      <w:tr w:rsidR="0055629B" w14:paraId="0D24E671" w14:textId="77777777" w:rsidTr="00304743">
        <w:trPr>
          <w:jc w:val="center"/>
        </w:trPr>
        <w:tc>
          <w:tcPr>
            <w:tcW w:w="2970" w:type="dxa"/>
            <w:tcBorders>
              <w:top w:val="single" w:sz="4" w:space="0" w:color="auto"/>
              <w:left w:val="nil"/>
              <w:bottom w:val="nil"/>
              <w:right w:val="single" w:sz="4" w:space="0" w:color="auto"/>
            </w:tcBorders>
          </w:tcPr>
          <w:p w14:paraId="3242F892" w14:textId="77777777" w:rsidR="0055629B" w:rsidRDefault="0055629B" w:rsidP="00304743">
            <w:pPr>
              <w:rPr>
                <w:rFonts w:ascii="Times New Roman" w:hAnsi="Times New Roman" w:cs="Times New Roman"/>
              </w:rPr>
            </w:pPr>
            <w:r>
              <w:rPr>
                <w:rFonts w:ascii="Times New Roman" w:hAnsi="Times New Roman" w:cs="Times New Roman"/>
              </w:rPr>
              <w:t>Time Between Peaks</w:t>
            </w:r>
          </w:p>
        </w:tc>
        <w:tc>
          <w:tcPr>
            <w:tcW w:w="3330" w:type="dxa"/>
            <w:tcBorders>
              <w:top w:val="single" w:sz="4" w:space="0" w:color="auto"/>
              <w:left w:val="single" w:sz="4" w:space="0" w:color="auto"/>
              <w:bottom w:val="nil"/>
              <w:right w:val="single" w:sz="4" w:space="0" w:color="auto"/>
            </w:tcBorders>
          </w:tcPr>
          <w:p w14:paraId="4E46CED5" w14:textId="77777777" w:rsidR="0055629B" w:rsidRDefault="0055629B" w:rsidP="00304743">
            <w:pPr>
              <w:rPr>
                <w:rFonts w:ascii="Times New Roman" w:hAnsi="Times New Roman" w:cs="Times New Roman"/>
              </w:rPr>
            </w:pPr>
            <w:r>
              <w:rPr>
                <w:rFonts w:ascii="Times New Roman" w:hAnsi="Times New Roman" w:cs="Times New Roman"/>
              </w:rPr>
              <w:t>Time between peak braking and peak propulsion magnitudes</w:t>
            </w:r>
          </w:p>
        </w:tc>
        <w:tc>
          <w:tcPr>
            <w:tcW w:w="900" w:type="dxa"/>
            <w:tcBorders>
              <w:top w:val="single" w:sz="4" w:space="0" w:color="auto"/>
              <w:left w:val="single" w:sz="4" w:space="0" w:color="auto"/>
              <w:bottom w:val="nil"/>
              <w:right w:val="nil"/>
            </w:tcBorders>
          </w:tcPr>
          <w:p w14:paraId="0D799A66" w14:textId="77777777" w:rsidR="0055629B" w:rsidRDefault="0055629B" w:rsidP="00304743">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st</w:t>
            </w:r>
            <w:proofErr w:type="spellEnd"/>
          </w:p>
        </w:tc>
      </w:tr>
    </w:tbl>
    <w:p w14:paraId="5BA9370B" w14:textId="77777777" w:rsidR="0055629B" w:rsidRDefault="0055629B" w:rsidP="0055629B">
      <w:pPr>
        <w:rPr>
          <w:rFonts w:ascii="Times New Roman" w:hAnsi="Times New Roman" w:cs="Times New Roman"/>
          <w:sz w:val="20"/>
          <w:szCs w:val="20"/>
        </w:rPr>
      </w:pPr>
    </w:p>
    <w:p w14:paraId="05B19178" w14:textId="77777777" w:rsidR="0055629B" w:rsidRPr="006531F9" w:rsidRDefault="0055629B" w:rsidP="0055629B">
      <w:pPr>
        <w:jc w:val="center"/>
        <w:rPr>
          <w:rFonts w:ascii="Times New Roman" w:hAnsi="Times New Roman" w:cs="Times New Roman"/>
          <w:sz w:val="20"/>
          <w:szCs w:val="20"/>
        </w:rPr>
      </w:pPr>
      <w:r>
        <w:rPr>
          <w:rFonts w:ascii="Times New Roman" w:hAnsi="Times New Roman" w:cs="Times New Roman"/>
          <w:b/>
          <w:sz w:val="20"/>
          <w:szCs w:val="20"/>
        </w:rPr>
        <w:t>Table 1:</w:t>
      </w:r>
      <w:r>
        <w:rPr>
          <w:rFonts w:ascii="Times New Roman" w:hAnsi="Times New Roman" w:cs="Times New Roman"/>
          <w:sz w:val="20"/>
          <w:szCs w:val="20"/>
        </w:rPr>
        <w:t xml:space="preserve"> APGRF Metrics</w:t>
      </w:r>
    </w:p>
    <w:p w14:paraId="08264E5D" w14:textId="77777777" w:rsidR="0055629B" w:rsidRDefault="0055629B" w:rsidP="0055629B">
      <w:pPr>
        <w:spacing w:line="480" w:lineRule="auto"/>
        <w:rPr>
          <w:rFonts w:ascii="Times New Roman" w:hAnsi="Times New Roman" w:cs="Times New Roman"/>
        </w:rPr>
      </w:pPr>
    </w:p>
    <w:p w14:paraId="4098E7E1" w14:textId="0B0F04C6" w:rsidR="0055629B" w:rsidRDefault="00EB4A11" w:rsidP="0055629B">
      <w:pPr>
        <w:spacing w:line="480" w:lineRule="auto"/>
        <w:rPr>
          <w:rFonts w:ascii="Times New Roman" w:hAnsi="Times New Roman" w:cs="Times New Roman"/>
        </w:rPr>
      </w:pPr>
      <w:r>
        <w:rPr>
          <w:rFonts w:ascii="Times New Roman" w:hAnsi="Times New Roman" w:cs="Times New Roman"/>
        </w:rPr>
        <w:tab/>
      </w:r>
      <w:ins w:id="21" w:author="Alvarez, Andre, Marcos" w:date="2022-04-28T10:12:00Z">
        <w:r w:rsidR="008316AD">
          <w:rPr>
            <w:rFonts w:ascii="Times New Roman" w:hAnsi="Times New Roman" w:cs="Times New Roman"/>
          </w:rPr>
          <w:t>Propulsion impulse and peak magnitude will be calculated as they have been shown in the literature to be correlated to long distance walking function</w:t>
        </w:r>
      </w:ins>
      <w:r w:rsidR="003F1BEF">
        <w:rPr>
          <w:rFonts w:ascii="Times New Roman" w:hAnsi="Times New Roman" w:cs="Times New Roman"/>
        </w:rPr>
        <w:fldChar w:fldCharType="begin"/>
      </w:r>
      <w:r w:rsidR="003F1BEF">
        <w:rPr>
          <w:rFonts w:ascii="Times New Roman" w:hAnsi="Times New Roman" w:cs="Times New Roman"/>
        </w:rPr>
        <w:instrText xml:space="preserve"> ADDIN ZOTERO_ITEM CSL_CITATION {"citationID":"xGRkmnVL","properties":{"formattedCitation":"\\super 35\\nosupersub{}","plainCitation":"35","noteIndex":0},"citationItems":[{"id":1105,"uris":["http://zotero.org/users/5502413/items/TKZXCHIR"],"itemData":{"id":1105,"type":"article-journal","abstract":"Background. Elucidation of the relative importance of commonly targeted biomechanical variables to poststroke longdistance walking function would facilitate optimal intervention design. Objectives. To determine the relative contribution of variables from 3 biomechanical constructs to poststroke long-distance walking function and identify the biomechanical changes underlying posttraining improvements in long-distance walking function. Methods. Forty-four individuals &gt;6 months after stroke participated in this study. A subset of these subjects (n = 31) underwent 12 weeks of high-intensity locomotor training. Cross-sectional (pretraining) and longitudinal (posttraining change) regression quantified the relationships between poststroke long-distance walking function, as measured via the 6-Minute Walk Test (6MWT), and walking biomechanics. Biomechanical variables were organized into stance phase (paretic propulsion and trailing limb angle), swing phase (paretic ankle dorsiflexion and knee flexion), and symmetry (step length and swing time) constructs. Results. Pretraining, all variables correlated with 6MWT distance (rs = .39 to .75, Ps &lt; .05); however, only propulsion (Prop) and trailing limb angle (TLA) independently predicted 6MWT distance, R2 = .655, F(6, 36) = 11.38, P &lt; .001. Interestingly, only ΔProp predicted Δ6MWT; however, pretraining Prop, pretraining TLA, and ΔTLA moderated this relationship (moderation model R2s = .383, .468, .289, respectively). Conclusions. The paretic limb’s ability to generate propulsion during walking is a critical determinant of long-distance walking function after stroke. This finding supports the development of poststroke interventions that target deficits in propulsion and trailing limb angle.","container-title":"Neurorehabilitation and Neural Repair","DOI":"10.1177/1545968314554625","ISSN":"1545-9683, 1552-6844","issue":"6","language":"en","page":"499-508","source":"Crossref","title":"Paretic Propulsion and Trailing Limb Angle Are Key Determinants of Long-Distance Walking Function After Stroke","volume":"29","author":[{"family":"Awad","given":"Louis N."},{"family":"Binder-Macleod","given":"Stuart A."},{"family":"Pohlig","given":"Ryan T."},{"family":"Reisman","given":"Darcy S."}],"issued":{"date-parts":[["2015",7]]},"citation-key":"awadPareticPropulsionTrailing2015"}}],"schema":"https://github.com/citation-style-language/schema/raw/master/csl-citation.json"} </w:instrText>
      </w:r>
      <w:r w:rsidR="003F1BEF">
        <w:rPr>
          <w:rFonts w:ascii="Times New Roman" w:hAnsi="Times New Roman" w:cs="Times New Roman"/>
        </w:rPr>
        <w:fldChar w:fldCharType="separate"/>
      </w:r>
      <w:r w:rsidR="003F1BEF" w:rsidRPr="003F1BEF">
        <w:rPr>
          <w:rFonts w:ascii="Times New Roman" w:hAnsi="Times New Roman" w:cs="Times New Roman"/>
          <w:vertAlign w:val="superscript"/>
        </w:rPr>
        <w:t>35</w:t>
      </w:r>
      <w:r w:rsidR="003F1BEF">
        <w:rPr>
          <w:rFonts w:ascii="Times New Roman" w:hAnsi="Times New Roman" w:cs="Times New Roman"/>
        </w:rPr>
        <w:fldChar w:fldCharType="end"/>
      </w:r>
      <w:ins w:id="22" w:author="Alvarez, Andre, Marcos" w:date="2022-04-28T10:12:00Z">
        <w:r w:rsidR="008316AD">
          <w:rPr>
            <w:rFonts w:ascii="Times New Roman" w:hAnsi="Times New Roman" w:cs="Times New Roman"/>
          </w:rPr>
          <w:t xml:space="preserve">. </w:t>
        </w:r>
      </w:ins>
      <w:ins w:id="23" w:author="Alvarez, Andre, Marcos" w:date="2022-04-28T10:13:00Z">
        <w:r w:rsidR="003F1BEF">
          <w:rPr>
            <w:rFonts w:ascii="Times New Roman" w:hAnsi="Times New Roman" w:cs="Times New Roman"/>
          </w:rPr>
          <w:t>However, t</w:t>
        </w:r>
      </w:ins>
      <w:ins w:id="24" w:author="Alvarez, Andre, Marcos" w:date="2022-04-28T10:12:00Z">
        <w:r w:rsidR="008316AD">
          <w:rPr>
            <w:rFonts w:ascii="Times New Roman" w:hAnsi="Times New Roman" w:cs="Times New Roman"/>
          </w:rPr>
          <w:t>hese metrics do not consider the potential effects of timing on propulsion</w:t>
        </w:r>
      </w:ins>
      <w:r w:rsidR="003F1BEF">
        <w:rPr>
          <w:rFonts w:ascii="Times New Roman" w:hAnsi="Times New Roman" w:cs="Times New Roman"/>
        </w:rPr>
        <w:fldChar w:fldCharType="begin"/>
      </w:r>
      <w:r w:rsidR="003F1BEF">
        <w:rPr>
          <w:rFonts w:ascii="Times New Roman" w:hAnsi="Times New Roman" w:cs="Times New Roman"/>
        </w:rPr>
        <w:instrText xml:space="preserve"> ADDIN ZOTERO_ITEM CSL_CITATION {"citationID":"wFkNy60P","properties":{"formattedCitation":"\\super 10\\nosupersub{}","plainCitation":"10","noteIndex":0},"citationItems":[{"id":1398,"uris":["http://zotero.org/users/5502413/items/KBW5ZPTZ"],"itemData":{"id":1398,"type":"article-journal","abstract":"In computational models of human walking, both magnitude and timing of locomotor propulsion are important for mechanical and metabolic efficiency, suggesting that these are likely tightly controlled by the neuromuscular system. Studies of actual human walking have focused primarily on magnitude-related measures of propulsion, often ignoring its timing. The purpose of this study was to quantify the timing of onset and peak propulsion relative to contralateral heel strike (HS) in healthy, young adults walking at multiple speeds. Propulsion was quantified at the groundlevel using the anterior component of the anteroposterior ground reaction force, the limb-level using individual limb power, and the joint-level using ankle power. Contrary to common computational models, most of our timing-related measures indicated that propulsion occurred after contralateral HS. Timing-related measures of propulsion also changed with walking speed – as speed increased, individuals initiated propulsion earlier in the support phase. Timing of locomotor propulsion is theoretically important for walking performance, especially metabolic efficiency, and could therefore provide important clinical information. This study provides a set of relatively simple metrics that can be used to quantify propulsion and benchmark data that can be used for future comparisons with individuals or populations with gait impairments.","container-title":"Human Movement Science","DOI":"10.1016/j.humov.2019.102524","ISSN":"01679457","language":"en","page":"102524","source":"Crossref","title":"The timing of locomotor propulsion in healthy adults walking at multiple speeds","volume":"68","author":[{"family":"Kuhman","given":"Daniel"},{"family":"Hurt","given":"Christopher P."}],"issued":{"date-parts":[["2019",12]]},"citation-key":"kuhmanTimingLocomotorPropulsion2019"}}],"schema":"https://github.com/citation-style-language/schema/raw/master/csl-citation.json"} </w:instrText>
      </w:r>
      <w:r w:rsidR="003F1BEF">
        <w:rPr>
          <w:rFonts w:ascii="Times New Roman" w:hAnsi="Times New Roman" w:cs="Times New Roman"/>
        </w:rPr>
        <w:fldChar w:fldCharType="separate"/>
      </w:r>
      <w:r w:rsidR="003F1BEF" w:rsidRPr="003F1BEF">
        <w:rPr>
          <w:rFonts w:ascii="Times New Roman" w:hAnsi="Times New Roman" w:cs="Times New Roman"/>
          <w:vertAlign w:val="superscript"/>
        </w:rPr>
        <w:t>10</w:t>
      </w:r>
      <w:r w:rsidR="003F1BEF">
        <w:rPr>
          <w:rFonts w:ascii="Times New Roman" w:hAnsi="Times New Roman" w:cs="Times New Roman"/>
        </w:rPr>
        <w:fldChar w:fldCharType="end"/>
      </w:r>
      <w:ins w:id="25" w:author="Alvarez, Andre, Marcos" w:date="2022-04-28T10:12:00Z">
        <w:r w:rsidR="008316AD">
          <w:rPr>
            <w:rFonts w:ascii="Times New Roman" w:hAnsi="Times New Roman" w:cs="Times New Roman"/>
          </w:rPr>
          <w:t xml:space="preserve">; as such, propulsion peak timing and the total time of propulsion will be computed. Braking metrics may also help in explaining long distance walking function, as the ability of the paretic limb to slow the acceleration of the </w:t>
        </w:r>
        <w:proofErr w:type="spellStart"/>
        <w:r w:rsidR="008316AD">
          <w:rPr>
            <w:rFonts w:ascii="Times New Roman" w:hAnsi="Times New Roman" w:cs="Times New Roman"/>
          </w:rPr>
          <w:t>CoM</w:t>
        </w:r>
        <w:proofErr w:type="spellEnd"/>
        <w:r w:rsidR="008316AD">
          <w:rPr>
            <w:rFonts w:ascii="Times New Roman" w:hAnsi="Times New Roman" w:cs="Times New Roman"/>
          </w:rPr>
          <w:t xml:space="preserve"> may limit the propulsion of the non-paretic limb; in light of this, the braking metrics of peak magnitude, peak magnitude timing, impulse and total time of braking will be determined. Finally, the time between braking and propulsion peaks will </w:t>
        </w:r>
      </w:ins>
      <w:ins w:id="26" w:author="Alvarez, Andre, Marcos" w:date="2022-04-28T10:13:00Z">
        <w:r w:rsidR="003F1BEF">
          <w:rPr>
            <w:rFonts w:ascii="Times New Roman" w:hAnsi="Times New Roman" w:cs="Times New Roman"/>
          </w:rPr>
          <w:t xml:space="preserve">also </w:t>
        </w:r>
      </w:ins>
      <w:ins w:id="27" w:author="Alvarez, Andre, Marcos" w:date="2022-04-28T10:12:00Z">
        <w:r w:rsidR="008316AD">
          <w:rPr>
            <w:rFonts w:ascii="Times New Roman" w:hAnsi="Times New Roman" w:cs="Times New Roman"/>
          </w:rPr>
          <w:t xml:space="preserve">be calculated, as it may shed light on another aspect of propulsion timing, namely the transition between braking and propulsion phases.  </w:t>
        </w:r>
      </w:ins>
    </w:p>
    <w:p w14:paraId="7E90B653" w14:textId="77777777" w:rsidR="00EB4A11" w:rsidRPr="006822DA" w:rsidRDefault="00EB4A11" w:rsidP="0055629B">
      <w:pPr>
        <w:spacing w:line="480" w:lineRule="auto"/>
        <w:rPr>
          <w:rFonts w:ascii="Times New Roman" w:hAnsi="Times New Roman" w:cs="Times New Roman"/>
        </w:rPr>
      </w:pPr>
    </w:p>
    <w:p w14:paraId="45046F04" w14:textId="77777777" w:rsidR="0055629B" w:rsidRPr="006822DA" w:rsidRDefault="0055629B" w:rsidP="0055629B">
      <w:pPr>
        <w:spacing w:line="480" w:lineRule="auto"/>
        <w:rPr>
          <w:rFonts w:ascii="Times New Roman" w:hAnsi="Times New Roman" w:cs="Times New Roman"/>
        </w:rPr>
      </w:pPr>
      <w:r w:rsidRPr="006822DA">
        <w:rPr>
          <w:rFonts w:ascii="Times New Roman" w:hAnsi="Times New Roman" w:cs="Times New Roman"/>
          <w:b/>
        </w:rPr>
        <w:t>Statistical Analysis</w:t>
      </w:r>
    </w:p>
    <w:p w14:paraId="5623C2D8" w14:textId="1450B442" w:rsidR="0055629B" w:rsidRPr="00945F62" w:rsidRDefault="0055629B" w:rsidP="0055629B">
      <w:pPr>
        <w:spacing w:line="480" w:lineRule="auto"/>
        <w:rPr>
          <w:rFonts w:ascii="Times New Roman" w:hAnsi="Times New Roman" w:cs="Times New Roman"/>
        </w:rPr>
      </w:pPr>
      <w:r>
        <w:rPr>
          <w:rFonts w:ascii="Times New Roman" w:hAnsi="Times New Roman" w:cs="Times New Roman"/>
        </w:rPr>
        <w:tab/>
      </w:r>
      <w:r w:rsidRPr="00945F62">
        <w:rPr>
          <w:rFonts w:ascii="Times New Roman" w:hAnsi="Times New Roman" w:cs="Times New Roman"/>
        </w:rPr>
        <w:t>All statistical tests will be conducted in MATLAB. Residuals for all models will be screened for outliers. An alpha of 0.05 will be set as the threshold of significance</w:t>
      </w:r>
      <w:r w:rsidR="00A212BA">
        <w:rPr>
          <w:rFonts w:ascii="Times New Roman" w:hAnsi="Times New Roman" w:cs="Times New Roman"/>
        </w:rPr>
        <w:t>.</w:t>
      </w:r>
      <w:r>
        <w:rPr>
          <w:rFonts w:ascii="Times New Roman" w:hAnsi="Times New Roman" w:cs="Times New Roman"/>
        </w:rPr>
        <w:t xml:space="preserve"> </w:t>
      </w:r>
      <w:r w:rsidR="00A212BA">
        <w:rPr>
          <w:rFonts w:ascii="Times New Roman" w:hAnsi="Times New Roman" w:cs="Times New Roman"/>
        </w:rPr>
        <w:t>C</w:t>
      </w:r>
      <w:r>
        <w:rPr>
          <w:rFonts w:ascii="Times New Roman" w:hAnsi="Times New Roman" w:cs="Times New Roman"/>
        </w:rPr>
        <w:t xml:space="preserve">hanges in </w:t>
      </w:r>
      <w:r>
        <w:rPr>
          <w:rFonts w:ascii="Times New Roman" w:hAnsi="Times New Roman" w:cs="Times New Roman"/>
          <w:i/>
        </w:rPr>
        <w:t>R</w:t>
      </w:r>
      <w:r>
        <w:rPr>
          <w:rFonts w:ascii="Times New Roman" w:hAnsi="Times New Roman" w:cs="Times New Roman"/>
          <w:i/>
          <w:vertAlign w:val="superscript"/>
        </w:rPr>
        <w:t>2</w:t>
      </w:r>
      <w:r>
        <w:rPr>
          <w:rFonts w:ascii="Times New Roman" w:hAnsi="Times New Roman" w:cs="Times New Roman"/>
        </w:rPr>
        <w:t xml:space="preserve"> and R</w:t>
      </w:r>
      <w:r>
        <w:rPr>
          <w:rFonts w:ascii="Times New Roman" w:hAnsi="Times New Roman" w:cs="Times New Roman"/>
          <w:i/>
          <w:vertAlign w:val="subscript"/>
        </w:rPr>
        <w:t>adj</w:t>
      </w:r>
      <w:r>
        <w:rPr>
          <w:rFonts w:ascii="Times New Roman" w:hAnsi="Times New Roman" w:cs="Times New Roman"/>
          <w:i/>
          <w:vertAlign w:val="superscript"/>
        </w:rPr>
        <w:t>2</w:t>
      </w:r>
      <w:r>
        <w:rPr>
          <w:rFonts w:ascii="Times New Roman" w:hAnsi="Times New Roman" w:cs="Times New Roman"/>
        </w:rPr>
        <w:t xml:space="preserve"> will determine the viability of the created model</w:t>
      </w:r>
      <w:r w:rsidR="00DE5A00">
        <w:rPr>
          <w:rFonts w:ascii="Times New Roman" w:hAnsi="Times New Roman" w:cs="Times New Roman"/>
        </w:rPr>
        <w:t xml:space="preserve">s; </w:t>
      </w:r>
      <w:r w:rsidR="00DE5A00">
        <w:rPr>
          <w:rFonts w:ascii="Times New Roman" w:hAnsi="Times New Roman" w:cs="Times New Roman"/>
          <w:i/>
        </w:rPr>
        <w:t>R</w:t>
      </w:r>
      <w:r w:rsidR="00DE5A00">
        <w:rPr>
          <w:rFonts w:ascii="Times New Roman" w:hAnsi="Times New Roman" w:cs="Times New Roman"/>
          <w:i/>
          <w:vertAlign w:val="superscript"/>
        </w:rPr>
        <w:t>2</w:t>
      </w:r>
      <w:r w:rsidR="00DE5A00" w:rsidRPr="00A239F9">
        <w:rPr>
          <w:rFonts w:ascii="Times New Roman" w:hAnsi="Times New Roman" w:cs="Times New Roman"/>
        </w:rPr>
        <w:t xml:space="preserve"> uses the regression and total sum of</w:t>
      </w:r>
      <w:r w:rsidR="00DE5A00">
        <w:rPr>
          <w:rFonts w:ascii="Times New Roman" w:hAnsi="Times New Roman" w:cs="Times New Roman"/>
        </w:rPr>
        <w:t xml:space="preserve"> </w:t>
      </w:r>
      <w:r w:rsidR="00DE5A00" w:rsidRPr="00A239F9">
        <w:rPr>
          <w:rFonts w:ascii="Times New Roman" w:hAnsi="Times New Roman" w:cs="Times New Roman"/>
        </w:rPr>
        <w:t>squares to determine the variance between t</w:t>
      </w:r>
      <w:r w:rsidR="00DE5A00">
        <w:rPr>
          <w:rFonts w:ascii="Times New Roman" w:hAnsi="Times New Roman" w:cs="Times New Roman"/>
        </w:rPr>
        <w:t>he model and a linear model, and R</w:t>
      </w:r>
      <w:r w:rsidR="00DE5A00">
        <w:rPr>
          <w:rFonts w:ascii="Times New Roman" w:hAnsi="Times New Roman" w:cs="Times New Roman"/>
          <w:i/>
          <w:vertAlign w:val="subscript"/>
        </w:rPr>
        <w:t>adj</w:t>
      </w:r>
      <w:r w:rsidR="00DE5A00">
        <w:rPr>
          <w:rFonts w:ascii="Times New Roman" w:hAnsi="Times New Roman" w:cs="Times New Roman"/>
          <w:i/>
          <w:vertAlign w:val="superscript"/>
        </w:rPr>
        <w:t>2</w:t>
      </w:r>
      <w:r w:rsidR="00DE5A00">
        <w:rPr>
          <w:rFonts w:ascii="Times New Roman" w:hAnsi="Times New Roman" w:cs="Times New Roman"/>
        </w:rPr>
        <w:t xml:space="preserve"> adds a penalty for </w:t>
      </w:r>
      <w:r w:rsidR="00DE5A00" w:rsidRPr="00A239F9">
        <w:rPr>
          <w:rFonts w:ascii="Times New Roman" w:hAnsi="Times New Roman" w:cs="Times New Roman"/>
        </w:rPr>
        <w:t>the total number of observations, allowing for a better comparison between models with a different</w:t>
      </w:r>
      <w:r w:rsidR="00DE5A00">
        <w:rPr>
          <w:rFonts w:ascii="Times New Roman" w:hAnsi="Times New Roman" w:cs="Times New Roman"/>
        </w:rPr>
        <w:t xml:space="preserve"> </w:t>
      </w:r>
      <w:r w:rsidR="00DE5A00" w:rsidRPr="00A239F9">
        <w:rPr>
          <w:rFonts w:ascii="Times New Roman" w:hAnsi="Times New Roman" w:cs="Times New Roman"/>
        </w:rPr>
        <w:t>amount of variables.</w:t>
      </w:r>
    </w:p>
    <w:p w14:paraId="34F6C2DE" w14:textId="77777777" w:rsidR="0055629B" w:rsidRPr="00945F62" w:rsidRDefault="0055629B" w:rsidP="0055629B">
      <w:pPr>
        <w:spacing w:line="480" w:lineRule="auto"/>
        <w:ind w:firstLine="720"/>
        <w:rPr>
          <w:rFonts w:ascii="Times New Roman" w:hAnsi="Times New Roman" w:cs="Times New Roman"/>
        </w:rPr>
      </w:pPr>
      <w:r w:rsidRPr="00945F62">
        <w:rPr>
          <w:rFonts w:ascii="Times New Roman" w:hAnsi="Times New Roman" w:cs="Times New Roman"/>
        </w:rPr>
        <w:t>To test the hypothesis that other propulsion metrics contribute to long-distance walking function, the ‘</w:t>
      </w:r>
      <w:proofErr w:type="spellStart"/>
      <w:r w:rsidRPr="00945F62">
        <w:rPr>
          <w:rFonts w:ascii="Times New Roman" w:hAnsi="Times New Roman" w:cs="Times New Roman"/>
        </w:rPr>
        <w:t>stepwisefit</w:t>
      </w:r>
      <w:proofErr w:type="spellEnd"/>
      <w:r w:rsidRPr="00945F62">
        <w:rPr>
          <w:rFonts w:ascii="Times New Roman" w:hAnsi="Times New Roman" w:cs="Times New Roman"/>
        </w:rPr>
        <w:t xml:space="preserve">’ function will be used to perform stepwise linear regressions, using </w:t>
      </w:r>
      <w:r w:rsidRPr="00945F62">
        <w:rPr>
          <w:rFonts w:ascii="Times New Roman" w:hAnsi="Times New Roman" w:cs="Times New Roman"/>
        </w:rPr>
        <w:lastRenderedPageBreak/>
        <w:t xml:space="preserve">distance walked during the 6 Minute Walk Test as the response variable. As peak propulsion and propulsion impulse have been shown to contribute to walking function, they will be included in initial constant models; forward and backwards steps will be determined using a p-value tolerance of 0.05. </w:t>
      </w:r>
    </w:p>
    <w:p w14:paraId="799E95C9" w14:textId="77777777" w:rsidR="0055629B" w:rsidRDefault="0055629B" w:rsidP="0055629B">
      <w:pPr>
        <w:spacing w:line="480" w:lineRule="auto"/>
        <w:ind w:firstLine="720"/>
        <w:rPr>
          <w:rFonts w:ascii="Times New Roman" w:hAnsi="Times New Roman" w:cs="Times New Roman"/>
        </w:rPr>
      </w:pPr>
      <w:r w:rsidRPr="00945F62">
        <w:rPr>
          <w:rFonts w:ascii="Times New Roman" w:hAnsi="Times New Roman" w:cs="Times New Roman"/>
        </w:rPr>
        <w:t>To test the hypothesis that propulsion timing metrics will moderate the relationship between long-distance walking function and propulsion magnitude metrics, the ‘</w:t>
      </w:r>
      <w:proofErr w:type="spellStart"/>
      <w:r w:rsidRPr="00945F62">
        <w:rPr>
          <w:rFonts w:ascii="Times New Roman" w:hAnsi="Times New Roman" w:cs="Times New Roman"/>
        </w:rPr>
        <w:t>stepwiselm</w:t>
      </w:r>
      <w:proofErr w:type="spellEnd"/>
      <w:r w:rsidRPr="00945F62">
        <w:rPr>
          <w:rFonts w:ascii="Times New Roman" w:hAnsi="Times New Roman" w:cs="Times New Roman"/>
        </w:rPr>
        <w:t>’ function will be used to perform stepwise linear regressions including products of distinct predictors. Distance walked during the 6 Minute Walk Test will be used as the response variable. As peak propulsion and propulsion impulse have been shown to contribute to walking function, they will be included in initial constant models; forward and backwards steps will be determined using a p-value tolerance of 0.05.</w:t>
      </w:r>
    </w:p>
    <w:p w14:paraId="41EF0BC5" w14:textId="66CA5DE3" w:rsidR="006E7A55" w:rsidDel="00D95110" w:rsidRDefault="006E7A55" w:rsidP="006E7A55">
      <w:pPr>
        <w:spacing w:line="480" w:lineRule="auto"/>
        <w:rPr>
          <w:del w:id="28" w:author="Alvarez, Andre, Marcos" w:date="2022-04-20T11:01:00Z"/>
          <w:rFonts w:ascii="Times New Roman" w:hAnsi="Times New Roman" w:cs="Times New Roman"/>
          <w:b/>
        </w:rPr>
      </w:pPr>
    </w:p>
    <w:p w14:paraId="02C1F994" w14:textId="7C80B982" w:rsidR="00945F62" w:rsidDel="00D95110" w:rsidRDefault="00945F62" w:rsidP="006E7A55">
      <w:pPr>
        <w:spacing w:line="480" w:lineRule="auto"/>
        <w:rPr>
          <w:del w:id="29" w:author="Alvarez, Andre, Marcos" w:date="2022-04-20T11:01:00Z"/>
          <w:rFonts w:ascii="Times New Roman" w:hAnsi="Times New Roman" w:cs="Times New Roman"/>
          <w:b/>
        </w:rPr>
      </w:pPr>
    </w:p>
    <w:p w14:paraId="4D2E62E7" w14:textId="77777777" w:rsidR="00945F62" w:rsidRDefault="00945F62" w:rsidP="006E7A55">
      <w:pPr>
        <w:spacing w:line="480" w:lineRule="auto"/>
        <w:rPr>
          <w:rFonts w:ascii="Times New Roman" w:hAnsi="Times New Roman" w:cs="Times New Roman"/>
          <w:b/>
        </w:rPr>
      </w:pPr>
    </w:p>
    <w:p w14:paraId="6508A7EF" w14:textId="77777777" w:rsidR="00945F62" w:rsidRDefault="00945F62" w:rsidP="006E7A55">
      <w:pPr>
        <w:spacing w:line="480" w:lineRule="auto"/>
        <w:rPr>
          <w:rFonts w:ascii="Times New Roman" w:hAnsi="Times New Roman" w:cs="Times New Roman"/>
          <w:b/>
        </w:rPr>
      </w:pPr>
    </w:p>
    <w:p w14:paraId="0AA35711" w14:textId="66F5F23A" w:rsidR="006E7A55" w:rsidRDefault="006E7A55" w:rsidP="006E7A55">
      <w:pPr>
        <w:spacing w:line="480" w:lineRule="auto"/>
        <w:rPr>
          <w:rFonts w:ascii="Times New Roman" w:hAnsi="Times New Roman" w:cs="Times New Roman"/>
          <w:b/>
        </w:rPr>
      </w:pPr>
      <w:r w:rsidRPr="00C83F4A">
        <w:rPr>
          <w:rFonts w:ascii="Times New Roman" w:hAnsi="Times New Roman" w:cs="Times New Roman"/>
          <w:b/>
          <w:u w:val="single"/>
        </w:rPr>
        <w:t xml:space="preserve">Study 2: </w:t>
      </w:r>
      <w:r w:rsidRPr="00C83F4A">
        <w:rPr>
          <w:rFonts w:ascii="Times New Roman" w:hAnsi="Times New Roman" w:cs="Times New Roman"/>
          <w:b/>
        </w:rPr>
        <w:t xml:space="preserve">Validation of wearable sensors for use in estimating </w:t>
      </w:r>
      <w:proofErr w:type="spellStart"/>
      <w:r w:rsidRPr="00C83F4A">
        <w:rPr>
          <w:rFonts w:ascii="Times New Roman" w:hAnsi="Times New Roman" w:cs="Times New Roman"/>
          <w:b/>
        </w:rPr>
        <w:t>poststroke</w:t>
      </w:r>
      <w:proofErr w:type="spellEnd"/>
      <w:r w:rsidRPr="00C83F4A">
        <w:rPr>
          <w:rFonts w:ascii="Times New Roman" w:hAnsi="Times New Roman" w:cs="Times New Roman"/>
          <w:b/>
        </w:rPr>
        <w:t xml:space="preserve"> propulsion in the clinic</w:t>
      </w:r>
    </w:p>
    <w:p w14:paraId="6EFEC08F" w14:textId="2F8CE744" w:rsidR="00C83F4A" w:rsidRPr="00C83F4A" w:rsidRDefault="00C83F4A" w:rsidP="006E7A55">
      <w:pPr>
        <w:spacing w:line="480" w:lineRule="auto"/>
        <w:rPr>
          <w:rFonts w:ascii="Times New Roman" w:hAnsi="Times New Roman" w:cs="Times New Roman"/>
        </w:rPr>
      </w:pPr>
      <w:r>
        <w:rPr>
          <w:rFonts w:ascii="Times New Roman" w:hAnsi="Times New Roman" w:cs="Times New Roman"/>
          <w:b/>
          <w:u w:val="single"/>
        </w:rPr>
        <w:t>Research Questions</w:t>
      </w:r>
    </w:p>
    <w:p w14:paraId="27ABD261" w14:textId="3ADAED6C" w:rsidR="00D95110" w:rsidRDefault="00F26208" w:rsidP="00F26208">
      <w:pPr>
        <w:spacing w:line="480" w:lineRule="auto"/>
        <w:ind w:firstLine="720"/>
        <w:rPr>
          <w:rFonts w:ascii="Times New Roman" w:hAnsi="Times New Roman" w:cs="Times New Roman"/>
        </w:rPr>
      </w:pPr>
      <w:r w:rsidRPr="002010F5">
        <w:rPr>
          <w:rFonts w:ascii="Times New Roman" w:hAnsi="Times New Roman" w:cs="Times New Roman"/>
        </w:rPr>
        <w:t>While the study and development of interventions targeting propulsion function after neurological injury is a hig</w:t>
      </w:r>
      <w:r>
        <w:rPr>
          <w:rFonts w:ascii="Times New Roman" w:hAnsi="Times New Roman" w:cs="Times New Roman"/>
        </w:rPr>
        <w:t>hly active area of research</w:t>
      </w:r>
      <w:r>
        <w:rPr>
          <w:rFonts w:ascii="Times New Roman" w:hAnsi="Times New Roman" w:cs="Times New Roman"/>
        </w:rPr>
        <w:fldChar w:fldCharType="begin"/>
      </w:r>
      <w:r w:rsidR="004D544B">
        <w:rPr>
          <w:rFonts w:ascii="Times New Roman" w:hAnsi="Times New Roman" w:cs="Times New Roman"/>
        </w:rPr>
        <w:instrText xml:space="preserve"> ADDIN ZOTERO_ITEM CSL_CITATION {"citationID":"A7zS0rLl","properties":{"formattedCitation":"\\super 18,74,75,90\\uc0\\u8211{}96\\nosupersub{}","plainCitation":"18,74,75,90–96","noteIndex":0},"citationItems":[{"id":1400,"uris":["http://zotero.org/users/5502413/items/HQ24AQZX"],"itemData":{"id":1400,"type":"article-journal","container-title":"Royal Society Open Science","DOI":"10.1098/rsos.171673","ISSN":"2054-5703, 2054-5703","issue":"11","language":"en","note":"Citation Key: browneDoesDynamicStability2017","page":"171673","source":"Crossref","title":"Does dynamic stability govern propulsive force generation in human walking?","volume":"4","author":[{"family":"Browne","given":"Michael G."},{"family":"Franz","given":"Jason R."}],"issued":{"date-parts":[["2017",11]]},"citation-key":"browneDoesDynamicStability2017"}},{"id":893,"uris":["http://zotero.org/users/5502413/items/QNRNBR5V"],"itemData":{"id":893,"type":"article-journal","abstract":"An original signal processing algorithm is presented to automatically extract, on a stride-by-stride basis, four consecutive fundamental events of walking, heel strike (HS), toe strike (TS), heel-off (HO), and toe-off (TO), from wireless accelerometers applied to the right and left foot. First, the signals recorded from heel and toe three-axis accelerometers are segmented providing heel and toe ﬂat phases. Then, the four gait events are deﬁned from these ﬂat phases. The accelerometer-based event identiﬁcation was validated in seven healthy volunteers and a total of 247 trials against reference data provided by a force plate, a kinematic 3D analysis system, and video camera. HS, TS, HO, and TO were detected with a temporal accuracy ± precision of 1.3 ms ± 7.2 ms, −4.2 ms ± 10.9 ms, −3.7 ms ± 14.5 ms, and −1.8 ms ± 11.8 ms, respectively, with the associated 95% conﬁdence intervals ranging from −6.3 ms to 2.2 ms. It is concluded that the developed accelerometer-based method can accurately and precisely detect HS, TS, HO, and TO, and could thus be used for the ambulatory monitoring of gait features computed from these events when measured concurrently in both feet.","container-title":"Medical Engineering &amp; Physics","DOI":"10.1016/j.medengphy.2015.01.001","ISSN":"13504533","issue":"2","language":"en","page":"226-232","source":"Crossref","title":"Development and validation of an accelerometer-based method for quantifying gait events","volume":"37","author":[{"family":"Boutaayamou","given":"Mohamed"},{"family":"Schwartz","given":"Cédric"},{"family":"Stamatakis","given":"Julien"},{"family":"Denoël","given":"Vincent"},{"family":"Maquet","given":"Didier"},{"family":"Forthomme","given":"Bénédicte"},{"family":"Croisier","given":"Jean-Louis"},{"family":"Macq","given":"Benoît"},{"family":"Verly","given":"Jacques G."},{"family":"Garraux","given":"Gaëtan"},{"family":"Brüls","given":"Olivier"}],"issued":{"date-parts":[["2015",2]]},"citation-key":"boutaayamouDevelopmentValidationAccelerometerbased2015"}},{"id":1465,"uris":["http://zotero.org/users/5502413/items/2T2H47DF"],"itemData":{"id":1465,"type":"article-journal","container-title":"BioMed Research International","DOI":"10.1155/2019/8123467","ISSN":"2314-6133, 2314-6141","language":"en","note":"tex.ids: miyazakiValidityMeasurementTrailing2019a","page":"1-8","source":"Crossref","title":"Validity of Measurement for Trailing Limb Angle and Propulsion Force during Gait Using a Magnetic Inertial Measurement Unit","volume":"2019","author":[{"family":"Miyazaki","given":"Takasuke"},{"family":"Kawada","given":"Masayuki"},{"family":"Nakai","given":"Yuki"},{"family":"Kiyama","given":"Ryoji"},{"family":"Yone","given":"Kazunori"}],"issued":{"date-parts":[["2019",12,23]]},"citation-key":"miyazakiValidityMeasurementTrailing2019"}},{"id":244,"uris":["http://zotero.org/users/5502413/items/RH3DU39Z"],"itemData":{"id":244,"type":"article-journal","abstract":"Stroke-induced hemiparetic gait is characteristically slow and metabolically expensive. Passive assistive devices such as ankle-foot orthoses are often prescribed to increase function and independence after stroke; however, walking remains highly impaired despite—and perhaps because of—their use. We sought to determine whether a soft wearable robot (exosuit) designed to supplement the paretic limb’s residual ability to generate both forward propulsion and ground clearance could facilitate more normal walking after stroke. Exosuits transmit mechanical power generated by actuators to a wearer through the interaction of garment-like, functional textile anchors and cable-based transmissions. We evaluated the immediate effects of an exosuit actively assisting the paretic limb of individuals in the chronic phase of stroke recovery during treadmill and overground walking. Using controlled, treadmill-based biomechanical investigation, we demonstrate that exosuits can function in synchrony with a wearer’s paretic limb to facilitate an immediate 5.33 ± 0.91° increase in the paretic ankle’s swing phase dorsiflexion and 11 ± 3% increase in the paretic limb’s generation of forward propulsion (P &lt; 0.05). These improvements in paretic limb function contributed to a 20 ± 4% reduction in forward propulsion interlimb asymmetry and a 10 ± 3% reduc- tion in the energy cost of walking, which is equivalent to a 32 ± 9% reduction in the metabolic burden associated with poststroke walking. Relatively low assistance (~12% of biological torques) delivered with a lightweight and nonrestrictive exosuit was sufficient to facilitate more normal walking in ambulatory individuals after stroke. Future work will focus on understanding how exosuit-induced improvements in walking performance may be leveraged to improve mobility after stroke.","container-title":"Science Translational Medicine","DOI":"10.1126/scitranslmed.aai9084","issue":"400","title":"A soft robotic exosuit improves walking in patients after stroke","volume":"9","author":[{"family":"Awad","given":"Louis N"},{"family":"Bae","given":"Jaehyun"},{"family":"O'Donnell","given":"Kathleen"},{"family":"Rossi","given":"Stefano M M De"},{"family":"Hendron","given":"Kathryn"},{"family":"Sloot","given":"Lizeth H"},{"family":"Kudzia","given":"Pawel"},{"family":"Allen","given":"Stephen"},{"family":"Holt","given":"Kenneth G"},{"family":"Ellis","given":"Terry D"},{"family":"Walsh","given":"Conor J"}],"issued":{"date-parts":[["2017"]]},"citation-key":"awadSoftRoboticExosuit2017"}},{"id":1111,"uris":["http://zotero.org/users/5502413/items/YSI3D82F"],"itemData":{"id":1111,"type":"article-journal","abstract":"Objectives: Gait training interventions that target paretic propulsion induce improvements in walking speed and function in individuals post-stroke. Previously, we demonstrated that able-bodied individuals increase propulsion unilaterally when provided real-time biofeedback targeting anterior ground reaction forces (AGRF). The purpose of this study was to, for the first time, investigate short-term effects of real-time AGRF gait biofeedback training on post-stroke gait.","container-title":"Topics in Stroke Rehabilitation","DOI":"10.1080/10749357.2018.1436384","ISSN":"1074-9357, 1945-5119","issue":"3","language":"en","note":"tex.ids: gentheEffectsRealtimeGait2018","page":"186-193","source":"Crossref","title":"Effects of real-time gait biofeedback on paretic propulsion and gait biomechanics in individuals post-stroke","volume":"25","author":[{"family":"Genthe","given":"Katlin"},{"family":"Schenck","given":"Christopher"},{"family":"Eicholtz","given":"Steven"},{"family":"Zajac-Cox","given":"Laura"},{"family":"Wolf","given":"Steven"},{"family":"Kesar","given":"Trisha M."}],"issued":{"date-parts":[["2018",4,3]]},"citation-key":"gentheEffectsRealtimeGait2018"}},{"id":1506,"uris":["http://zotero.org/users/5502413/items/89WXPPIY"],"itemData":{"id":1506,"type":"article-journal","abstract":"Background and Purpose—Functional electrical stimulation (FES) is a popular poststroke gait rehabilitation intervention. Although stroke causes multijoint gait deficits, FES is commonly used only for the correction of swing-phase foot drop. Ankle plantarflexor muscles play an important role during gait. The aim of the current study was to test the immediate effects of delivering FES to both ankle plantarflexors and dorsiflexors on poststroke gait.\nMethods—Gait analysis was performed as subjects (Nϭ13) with chronic poststroke hemiparesis walked at their self-selected walking speeds during walking with and without FES.\nResults—Compared with delivering FES to only the ankle dorsiflexor muscles during the swing phase, delivering FES to both the paretic ankle plantarflexors during terminal stance and dorsiflexors during the swing phase provided the advantage of greater swing-phase knee flexion, greater ankle plantarflexion angle at toe-off, and greater forward propulsion. Although FES of both the dorsiflexor and plantarflexor muscles improved swing-phase ankle dorsiflexion compared with noFES, the improvement was less than that observed by stimulating the dorsiflexors alone, suggesting the need to further optimize stimulation parameters and timing for the dorsiflexor muscles during gait.\nConclusions—In contrast to the typical FES approach of stimulating ankle dorsiflexor muscles only during the swing phase, delivering FES to both the plantarflexor and dorsiflexor muscles can help to correct poststroke gait deficits at multiple joints (ankle and knee) during both the swing and stance phases of gait. Our study shows the feasibility and advantages of stimulating the ankle plantarflexors during FES for poststroke gait. (Stroke. 2009;40:3821-3827.)","container-title":"Stroke","DOI":"10.1161/STROKEAHA.109.560375","ISSN":"0039-2499, 1524-4628","issue":"12","language":"en","page":"3821-3827","source":"Crossref","title":"Functional Electrical Stimulation of Ankle Plantarflexor and Dorsiflexor Muscles: Effects on Poststroke Gait","title-short":"Functional Electrical Stimulation of Ankle Plantarflexor and Dorsiflexor Muscles","volume":"40","author":[{"family":"Kesar","given":"Trisha M."},{"family":"Perumal","given":"Ramu"},{"family":"Reisman","given":"Darcy S."},{"family":"Jancosko","given":"Angela"},{"family":"Rudolph","given":"Katherine S."},{"family":"Higginson","given":"Jill S."},{"family":"Binder-Macleod","given":"Stuart A."}],"issued":{"date-parts":[["2009",12]]},"citation-key":"kesarFunctionalElectricalStimulation2009"}},{"id":1514,"uris":["http://zotero.org/users/5502413/items/IFVNAWRD"],"itemData":{"id":1514,"type":"article-journal","abstract":"Background: Ankle exoskeletons offer a promising opportunity to offset mechanical deficits after stroke by applying the needed torque at the paretic ankle. Because joint torque is related to gait speed, it is important to consider the user’s gait speed when determining the magnitude of assistive joint torque. We developed and tested a novel exoskeleton controller for delivering propulsive assistance which modulates exoskeleton torque magnitude based on both soleus muscle activity and walking speed. The purpose of this research is to assess the impact of the resulting exoskeleton assistance on post-stroke walking performance across a range of walking speeds.\nMethods: Six participants with stroke walked with and without assistance applied to a powered ankle exoskeleton on the paretic limb. Walking speed started at 60% of their comfortable overground speed and was increased each minute (n00, n01, n02, etc.). We measured lower limb joint and limb powers, metabolic cost of transport, paretic and non-paretic limb propulsion, and trailing limb angle.\nResults: Exoskeleton assistance increased with walking speed, verifying the speed-adaptive nature of the controller. Both paretic ankle joint power and total limb power increased significantly with exoskeleton assistance at six walking speeds (n00, n01, n02, n03, n04, n05). Despite these joint- and limb-level benefits associated with exoskeleton assistance, no subject averaged metabolic benefits were evident when compared to the unassisted condition. Both paretic trailing limb angle and integrated anterior paretic ground reaction forces were reduced with assistance applied as compared to no assistance at four speeds (n00, n01, n02, n03).\nConclusions: Our results suggest that despite appropriate scaling of ankle assistance by the exoskeleton controller, suboptimal limb posture limited the conversion of exoskeleton assistance into forward propulsion. Future studies could include biofeedback or verbal cues to guide users into limb configurations that encourage the conversion of mechanical power at the ankle to forward propulsion. Trial registration: N/A.","container-title":"Journal of NeuroEngineering and Rehabilitation","DOI":"10.1186/s12984-019-0523-y","ISSN":"1743-0003","issue":"1","language":"en","source":"Crossref","title":"Mechanics and energetics of post-stroke walking aided by a powered ankle exoskeleton with speed-adaptive myoelectric control","URL":"https://jneuroengrehab.biomedcentral.com/articles/10.1186/s12984-019-0523-y","volume":"16","author":[{"family":"McCain","given":"Emily M."},{"family":"Dick","given":"Taylor J. M."},{"family":"Giest","given":"Tracy N."},{"family":"Nuckols","given":"Richard W."},{"family":"Lewek","given":"Michael D."},{"family":"Saul","given":"Katherine R."},{"family":"Sawicki","given":"Gregory S."}],"accessed":{"date-parts":[["2020",1,21]]},"issued":{"date-parts":[["2019",12]]},"citation-key":"mccainMechanicsEnergeticsPoststroke2019"}},{"id":1522,"uris":["http://zotero.org/users/5502413/items/INMJUK5R"],"itemData":{"id":1522,"type":"article-journal","abstract":"Objective: To investigate the effect of timing and magnitude of horizontally directed propulsive forces to the center of mass (COM) on the metabolic cost of walking (COW) for individuals poststroke. Design: Repeated-measures, within-subject design. Setting: Research laboratory. Participants: A total of 9 individuals with chronic hemiparesis poststroke and 7 unimpaired similarly aged controls (NZ16). Intervention: Individuals walked on a treadmill in 2 separate studies. First, we compared the metabolic COW with an anterior force applied to the COM that (1) coincided with paretic propulsion or (2) was applied throughout the gait cycle. Next, we compared the metabolic COW with anterior (assistive) or posterior (resistive) forces applied during paretic propulsion. Main Outcome Measure: Metabolic COW.\nResults: The COW was signiﬁcantly greater in the Stroke group. Anterior (propulsive) assistance reduced the COW differently based on group. The Stroke group exhibited a 12% reduction in COW when assistance was provided only during paretic propulsion, but not when assistance was provided throughout the gait cycle. In contrast, the Control group demonstrated reduced COW during both anterior assistance conditions. In addition, we observed that resistance during paretic propulsion (simulated hemiparesis for Control group) signiﬁcantly increased the COW.\nConclusions: Systematically manipulating propulsive forces at the body’s COM had a profound inﬂuence on metabolic cost. The timing of propulsive forces to the COM is important and needs to coincide with paretic terminal stance. Additional internally or externally generated propulsive forces applied to the body’s COM poststroke may produce a lower metabolic COW.","container-title":"Archives of Physical Medicine and Rehabilitation","DOI":"10.1016/j.apmr.2018.10.010","ISSN":"00039993","issue":"6","language":"en","page":"1068-1075","source":"Crossref","title":"Propulsive Forces Applied to the Body’s Center of Mass Affect Metabolic Energetics Poststroke","volume":"100","author":[{"family":"Penke","given":"Kelly"},{"family":"Scott","given":"Korre"},{"family":"Sinskey","given":"Yunna"},{"family":"Lewek","given":"Michael D."}],"issued":{"date-parts":[["2019",6]]},"citation-key":"penkePropulsiveForcesApplied2019"}},{"id":1521,"uris":["http://zotero.org/users/5502413/items/BHVHXX2W"],"itemData":{"id":1521,"type":"article-journal","abstract":"Phadke C: Immediate effects of a single inclined treadmill walking session on level ground walking in individuals after stroke. Am J Phys Med Rehabil 2012;91: 337Y345.","container-title":"American Journal of Physical Medicine &amp; Rehabilitation","DOI":"10.1097/PHM.0b013e31823cabe3","ISSN":"0894-9115","issue":"4","language":"en","page":"337-345","source":"Crossref","title":"Immediate Effects of a Single Inclined Treadmill Walking Session on Level Ground Walking in Individuals After Stroke:","title-short":"Immediate Effects of a Single Inclined Treadmill Walking Session on Level Ground Walking in Individuals After Stroke","volume":"91","author":[{"family":"Phadke","given":"Chetan P."}],"issued":{"date-parts":[["2012",4]]},"citation-key":"phadkeImmediateEffectsSingle2012"}},{"id":1441,"uris":["http://zotero.org/users/5502413/items/LTTG5WV7"],"itemData":{"id":1441,"type":"article-journal","abstract":"Background: In persons post-stroke, diminished ankle joint function can contribute to inadequate gait propulsion. To target paretic ankle impairments, we developed a neuromechanics-based powered ankle exoskeleton. Specifically, this exoskeleton supplies plantarflexion assistance that is proportional to the user’s paretic soleus electromyography (EMG) amplitude only during a phase of gait when the stance limb is subjected to an anteriorly directed ground reaction force (GRF). The purpose of this feasibility study was to examine the short-term effects of the powered ankle exoskeleton on the mechanics and energetics of gait.\nMethods: Five subjects with stroke walked with a powered ankle exoskeleton on the paretic limb for three 5 minute sessions. We analyzed the peak paretic ankle plantarflexion moment, paretic ankle positive work, symmetry of GRF propulsion impulse, and net metabolic power.\nResults: The exoskeleton increased the paretic plantarflexion moment by 16% during the powered walking trials relative to unassisted walking condition (p &lt; .05). Despite this enhanced paretic ankle moment, there was no significant increase in paretic ankle positive work, or changes in any other mechanical variables with the powered assistance. The exoskeleton assistance appeared to reduce the net metabolic power gradually with each 5 minute repetition, though no statistical significance was found. In three of the subjects, the paretic soleus activation during the propulsion phase of stance was reduced during the powered assistance compared to unassisted walking (35% reduction in the integrated EMG amplitude during the third powered session).\nConclusions: This feasibility study demonstrated that the exoskeleton can enhance paretic ankle moment. Future studies with greater sample size and prolonged sessions are warranted to evaluate the effects of the powered ankle exoskeleton on overall gait outcomes in persons post-stroke.","container-title":"Journal of NeuroEngineering and Rehabilitation","DOI":"10.1186/s12984-015-0015-7","ISSN":"1743-0003","issue":"1","language":"en","note":"tex.ids: takahashiNeuromechanicsbasedPoweredAnkle2015a","page":"23","source":"Crossref","title":"A neuromechanics-based powered ankle exoskeleton to assist walking post-stroke: a feasibility study","title-short":"A neuromechanics-based powered ankle exoskeleton to assist walking post-stroke","volume":"12","author":[{"family":"Takahashi","given":"Kota Z"},{"family":"Lewek","given":"Michael D"},{"family":"Sawicki","given":"Gregory S"}],"issued":{"date-parts":[["2015"]]},"citation-key":"takahashiNeuromechanicsbasedPoweredAnkle2015"}}],"schema":"https://github.com/citation-style-language/schema/raw/master/csl-citation.json"} </w:instrText>
      </w:r>
      <w:r>
        <w:rPr>
          <w:rFonts w:ascii="Times New Roman" w:hAnsi="Times New Roman" w:cs="Times New Roman"/>
        </w:rPr>
        <w:fldChar w:fldCharType="separate"/>
      </w:r>
      <w:r w:rsidR="004D544B" w:rsidRPr="004D544B">
        <w:rPr>
          <w:rFonts w:ascii="Times New Roman" w:hAnsi="Times New Roman" w:cs="Times New Roman"/>
          <w:vertAlign w:val="superscript"/>
        </w:rPr>
        <w:t>18,74,75,90–96</w:t>
      </w:r>
      <w:r>
        <w:rPr>
          <w:rFonts w:ascii="Times New Roman" w:hAnsi="Times New Roman" w:cs="Times New Roman"/>
        </w:rPr>
        <w:fldChar w:fldCharType="end"/>
      </w:r>
      <w:r w:rsidRPr="002010F5">
        <w:rPr>
          <w:rFonts w:ascii="Times New Roman" w:hAnsi="Times New Roman" w:cs="Times New Roman"/>
        </w:rPr>
        <w:t>, the clinical use of these approaches is limited due to reduced access to the gold standard technology used to directly measure anterior-po</w:t>
      </w:r>
      <w:r>
        <w:rPr>
          <w:rFonts w:ascii="Times New Roman" w:hAnsi="Times New Roman" w:cs="Times New Roman"/>
        </w:rPr>
        <w:t>sterior ground reaction forces (APGRFs)</w:t>
      </w:r>
      <w:r>
        <w:rPr>
          <w:rFonts w:ascii="Times New Roman" w:hAnsi="Times New Roman" w:cs="Times New Roman"/>
        </w:rPr>
        <w:fldChar w:fldCharType="begin"/>
      </w:r>
      <w:r w:rsidR="00851F1C">
        <w:rPr>
          <w:rFonts w:ascii="Times New Roman" w:hAnsi="Times New Roman" w:cs="Times New Roman"/>
        </w:rPr>
        <w:instrText xml:space="preserve"> ADDIN ZOTERO_ITEM CSL_CITATION {"citationID":"XXr0mx4o","properties":{"formattedCitation":"\\super 23,27,28,36,51\\uc0\\u8211{}54\\nosupersub{}","plainCitation":"23,27,28,36,51–54","noteIndex":0},"citationItems":[{"id":268,"uris":["http://zotero.org/users/5502413/items/Q8NGIZY2"],"itemData":{"id":268,"type":"article-journal","abstract":"BACKGROUND: Previous reports of the mechanics and energetics of post-stroke hemiparetic walking have either not combined estimates of mechanical and metabolic energy or computed external mechanical work based on the limited combined limbs method. Here we present a comparison of the mechanics and energetics of hemiparetic and unimpaired walking at a matched speed. METHODS: Mechanical work done on the body centre of mass (COM) was computed by the individual limbs method and work done at individual leg joints was computed with an inverse dynamics analysis. Both estimates were converted to average powers and related to simultaneous estimates of net metabolic power, determined via indirect calorimetry. Efficiency of positive work was calculated as the ratio of average positive mechanical power [Formula: see text] to net metabolic power. RESULTS: Total [Formula: see text] was 20% greater for the hemiparetic group (H) than for the unimpaired control group (C) (0.49 vs. 0.41 W . kg(-1)). The greater [Formula: see text] was partly attributed to the paretic limb of hemiparetic walkers not providing appropriately timed push-off [Formula: see text] in the step-to-step transition. This led to compensatory non-paretic limb hip and knee [Formula: see text] which resulted in greater total mechanical work. Efficiency of positive work was not different between H and C. CONCLUSIONS: Increased work, not decreased efficiency, explains the greater metabolic cost of hemiparetic walking post-stroke. Our results highlighted the need to target improving paretic ankle push-off via therapy or assistive technology in order to reduce the metabolic cost of hemiparetic walking.","container-title":"Journal of NeuroEngineering and Rehabilitation","DOI":"10.1186/s12984-015-0012-x","ISSN":"17430003","issue":"1","note":"PMID: 25889030\nISBN: 1743-0003","page":"1-12","title":"Revisiting the mechanics and energetics of walking in individuals with chronic hemiparesis following stroke: From individual limbs to lower limb joints","volume":"12","author":[{"family":"Farris","given":"Dominic James"},{"family":"Hampton","given":"Austin"},{"family":"Lewek","given":"Michael D."},{"family":"Sawicki","given":"Gregory S."}],"issued":{"date-parts":[["2015"]]},"citation-key":"farrisRevisitingMechanicsEnergetics2015"}},{"id":603,"uris":["http://zotero.org/users/5502413/items/NAPJ4Z7U"],"itemData":{"id":603,"type":"article-journal","abstract":"BACKGROUND AND PURPOSE: Walking after stroke is characterized by slow gait speed, poor endurance, reduced quality and adaptability of walking patterns, and an inability to coordinate the legs. Estimates based on mechanical work calculations have suggested that the paretic leg does 30% to 40% of the total mechanical work over the gait cycle, regardless of hemiparetic severity, but these work estimates may not describe the contribution of each leg to forward propulsion. The purpose of this study was to establish a quantifiable link between hemiparetic severity and paretic leg contribution to propulsion during walking, which we propose to quantify using a measure based on the anterior-posterior ground reaction forces (A-P GRFs).\\n\\nMETHODS: A total of 47 participants with chronic hemiparesis walked at self-selected speeds to collect spatiotemporal parameters and 3D GRFs. A 16-person subset also participated in a pedaling protocol to compare A-P GRF measures to established measures of paretic leg output.\\n\\nRESULTS: A-P GRF measures were correlated with both walking speed and hemiparetic severity. These measures were also strongly correlated with positive work and net work values obtained during the pedaling task. The percentage of total propulsion generated by the paretic leg (PP) was calculated and found to be 16%, 36%, and 49% for those with high, moderate, and low hemiparetic severity, respectively.\\n\\nCONCLUSIONS: PP was found to provide a quantitative measure of the coordinated output of the paretic leg. Further research on this measure of forward propulsion may lead to the provision of an effective tool for distinguishing functional compensation from physiological restitution.","container-title":"Stroke","DOI":"10.1161/01.STR.0000204063.75779.8d","ISSN":"00392499","issue":"3","note":"tex.ids: bowdenAnteriorPosteriorGroundReaction2006\nISBN: 1524-4628 (Electronic)\\n0039-2499 (Linking)\nPMID: 16456121","page":"872-876","title":"Anterior-posterior ground reaction forces as a measure of paretic leg contribution in hemiparetic walking","volume":"37","author":[{"family":"Bowden","given":"Mark G."},{"family":"Balasubramanian","given":"Chitralakshmi K."},{"family":"Neptune","given":"Richard R."},{"family":"Kautz","given":"Steven A."}],"issued":{"date-parts":[["2006"]]},"citation-key":"bowdenAnteriorposteriorGroundReaction2006"}},{"id":1550,"uris":["http://zotero.org/users/5502413/items/IYJUT3SH"],"itemData":{"id":1550,"type":"article-journal","abstract":"It is well known that stroke patients walk with reduced speed, but their potential to increase walking speed can also be impaired and has not been thoroughly investigated. We hypothesized that failure to effectively recruit both hip ﬂexor and ankle plantarﬂexor muscles of the paretic side limits the potential to increase walking speed in lower functioning hemiparetic subjects. To test this hypothesis, we measured gait kinematics and kinetics of 12 persons with hemiparesis following stroke at self-selected and fast walking conditions. Two groups were identiﬁed: (1) lower functioning subjects (n = 6) who increased normalized walking speed from 0.52 leg lengths/s (ll/s, SEM: 0.04) to 0.72 ll/s (SEM: 0.03) and (2) higher functioning subjects (n = 6) who increased walking speed from 0.88 ll/s (SEM: 0.04) to 1.4 ll/s (SEM 0.03). Changes in spatiotemporal parameters, joint kinematics and kinetics between self-selected and fast walking were compared to control subjects examined at matched walking speeds (0.35 ll/s (SEM: 0.03), 0.63 ll/s (SEM: 0.03), 0.92 ll/s (SEM: 0.04) and 1.4 ll/s (SEM: 0.04)). Similar to speed-matched controls, the higher functioning hemiparetic subjects increased paretic limb hip ﬂexion power and ankle plantarﬂexion power to increase walking speed. The lower functioning hemiparetic subjects did not increase power generation at the hip or ankle to increase walking speed. This observation suggests that impaired ankle power generation combined with saturation of hip power generation limits the potential to increase walking speed in lower functioning hemiparetic subjects.","container-title":"Gait &amp; Posture","DOI":"10.1016/j.gaitpost.2008.07.010","ISSN":"09666362","issue":"1","language":"en","page":"129-137","source":"Crossref","title":"Capacity to increase walking speed is limited by impaired hip and ankle power generation in lower functioning persons post-stroke","volume":"29","author":[{"family":"Jonkers","given":"I."},{"family":"Delp","given":"S."},{"family":"Patten","given":"C."}],"issued":{"date-parts":[["2009",1]]},"citation-key":"jonkersCapacityIncreaseWalking2009"}},{"id":1551,"uris":["http://zotero.org/users/5502413/items/5MAAT66I"],"itemData":{"id":1551,"type":"article-journal","abstract":"Objective: To determine relationships between muscle activity and propulsive impulse in hemiparetic walking. Design: Cross-sectional. Setting: Gait analysis laboratory. Participants: Forty-nine poststroke patients with chronic hemiparesis, stratiﬁed into hemiparetic severity subgroups based on Brunnstrom stages of motor recovery, walking at their self-selected speed. Interventions: Not applicable. Main Outcome Measures: Percent of muscle activity in the paretic and nonparetic legs and net anteroposterior (AP) ground reaction force impulse (ie, the time integral of the AP ground reaction force) within 4 regions of the stance phase (ﬁrst double support, ﬁrst and second halves of single support, and second double support).\nResults: Medial gastrocnemius and soleus muscle activity correlated positively with paretic propulsion in the second half of single support and double support across all subjects and subjects grouped by hemiparetic severity. Tibialis anterior correlated negatively with paretic propulsion during preswing across all subjects and for subjects with moderate and severe hemiparesis. Rectus femoris activity also correlated negatively with preswing propulsion for the severe group. Uniarticular knee extensor activity correlated only with increased paretic braking in the ﬁrst double-support phase for the severe hemiparesis group. Nonparetic leg muscle activity correlated with propulsive impulses across all subjects, but not within the severe group exclusively.\nConclusions: Paretic propulsion is strongly associated with increased plantarﬂexor activity and also negatively associated with increased leg ﬂexor activity, especially in the severe hemiparesis group. These results suggest that exaggerated ﬂexor muscle activity may counteract the effects of the plantarﬂexors by ofﬂoading the leg and interfering with the limb’s ability to generate appropriate AP ground reaction forces. There is also evidence for speciﬁc relationships between paretic braking and nonparetic propulsive forces and changes in timing of muscle activation.","container-title":"Archives of Physical Medicine and Rehabilitation","DOI":"10.1016/j.apmr.2007.05.027","ISSN":"00039993","issue":"9","language":"en","page":"1127-1135","source":"Crossref","title":"Relationships Between Muscle Activity and Anteroposterior Ground Reaction Forces in Hemiparetic Walking","volume":"88","author":[{"family":"Turns","given":"Lindsey J."},{"family":"Neptune","given":"Richard R."},{"family":"Kautz","given":"Steven A."}],"issued":{"date-parts":[["2007",9]]},"citation-key":"turnsRelationshipsMuscleActivity2007"}},{"id":1794,"uris":["http://zotero.org/users/5502413/items/RTIJ6ZPT"],"itemData":{"id":1794,"type":"article-journal","container-title":"International Journal of MS Care","DOI":"10.7224/1537-2073-13.1.4","ISSN":"1537-2073","issue":"1","journalAbbreviation":"International Journal of MS Care","language":"en","page":"4-14","source":"DOI.org (Crossref)","title":"Evaluating Walking in Patients with Multiple Sclerosis: Which Assessment Tools Are Useful in Clinical Practice?","title-short":"Evaluating Walking in Patients with Multiple Sclerosis","volume":"13","author":[{"family":"Bethoux","given":"Francois"},{"family":"Bennett","given":"Susan"}],"issued":{"date-parts":[["2011",6]]},"citation-key":"bethouxEvaluatingWalkingPatients2011"}},{"id":1541,"uris":["http://zotero.org/users/5502413/items/2BMTCKTB"],"itemData":{"id":1541,"type":"article-journal","abstract":"Walking uphill and downhill can be challenging for community-dwelling old adults. We investigated the effects of age on leg muscle activity amplitudes and timing during level, uphill, and downhill walking. We hypothesized that old adults would exhibit smaller increases in ankle extensor muscle activities and greater increases in hip extensor muscle activities compared to young adults during uphill vs. level walking. We also hypothesized that, compared to level walking, antagonist leg muscle coactivation would be disproportionately greater in old vs. young adults during downhill walking. Ten old (72 Æ 5 yrs) and ten young (25 Æ 4 yrs) subjects walked at 1.25 m/s on a treadmill at seven grades (08, Æ38, Æ68, Æ98). We quantiﬁed the stance phase electromyographic activities of the gluteus maximus (GMAX), biceps femoris (BF), rectus femoris (RF), vastus medialis (VM), medial gastrocnemius (MG), soleus (SOL), and tibialis anterior (TA). Old adults exhibited smaller increases in MG activity with steeper uphill grade than young adults (e.g., +136% vs. +174% at 98). A disproportionate recruitment of hip muscles led to GMAX activity approaching the maximum isometric capacity of these active old adults at steep uphill grades (e.g., old vs. young, 73% MVC vs. 33% MVC at +98). Neither uphill nor downhill walking affected the greater coactivation of antagonist muscles in old vs. young adults. We conclude that the disproportionate recruitment of hip muscles with advanced age may have critical implications for maintaining independent mobility in old adults, particularly at steeper uphill grades.","container-title":"Gait &amp; Posture","DOI":"10.1016/j.gaitpost.2012.08.004","ISSN":"09666362","issue":"3","language":"en","page":"378-384","source":"Crossref","title":"How does age affect leg muscle activity/coactivity during uphill and downhill walking?","volume":"37","author":[{"family":"Franz","given":"Jason R."},{"family":"Kram","given":"Rodger"}],"issued":{"date-parts":[["2013",3]]},"citation-key":"franzHowDoesAge2013"}},{"id":1543,"uris":["http://zotero.org/users/5502413/items/38NR9KKC"],"itemData":{"id":1543,"type":"article-journal","abstract":"Background: Reduced propulsive function during the push-off phase of walking plays a central role in the deterioration of walking ability with age. We used real-time propulsive feedback to test the hypothesis that old adults have an underutilized propulsive reserve available during walking.","container-title":"Clinical Biomechanics","DOI":"10.1016/j.clinbiomech.2013.10.018","ISSN":"02680033","issue":"1","language":"en","page":"68-74","source":"Crossref","title":"Real-time feedback enhances forward propulsion during walking in old adults","volume":"29","author":[{"family":"Franz","given":"Jason R."},{"family":"Maletis","given":"Michela"},{"family":"Kram","given":"Rodger"}],"issued":{"date-parts":[["2014",1]]},"citation-key":"franzRealtimeFeedbackEnhances2014"}},{"id":1814,"uris":["http://zotero.org/users/5502413/items/YZWW3EQB"],"itemData":{"id":1814,"type":"article-journal","abstract":"Abstract\n            Background and Purpose. Initiation of gait requires transitions from relatively stationary positions to stability with movement and from double- to single-limb stances. These are deliberately destabilizing activities that may be difficult for people with early Parkinson disease (PD), even when they have no problems with level walking. We studied differences in postural stability during gait initiation between participants with early and middle stages of PD (characterized by Hoehn and Yahr as stages 1–3) and 2 other groups of participants without PD—older and younger adults. Subjects. The mean ages of the 3 groups of participants were as follows: subjects with PD, 69.3 years (SD=5.7, range=59–78); older subjects without PD, 69.0 years (SD=3.9, range=65–79); and younger subjects without PD, 27.5 (SD=3.9, range=22–35). Methods. A 3-dimensional motion analysis system was used with 2 force platforms to obtain data for center of mass (COM) and center of pressure (COP). The distance between the vertical projections of the COM and the COP (COM–COP distance) was used to reflect postural control during 5 events in gait initiation. Results. By use of multivariate analysis of variance, differences in COM–COP distance were found among the 3 groups. An analysis of variance indicated differences for 4 of the 5 events in gait initiation. A Scheffe post hoc analysis demonstrated differences in gait initiation between the subjects with PD and both groups of subjects without PD (2 events) and between the subjects with PD and the younger subjects without PD (2 events). Discussion and Conclusion. The COM–COP distance relationship was used to measure postural control during the transition from quiet standing to steady-state gait. Differences between groups indicated that individuals with impaired postural control allow less COM–COP distance than do individuals with no known neurologic problems. The method used could prove useful in the development and assessment of interventions to improve ambulation safety and enhance the independence of people with impaired postural control.","container-title":"Physical Therapy","DOI":"10.1093/ptj/82.6.566","ISSN":"0031-9023, 1538-6724","issue":"6","language":"en","page":"566-577","source":"DOI.org (Crossref)","title":"Gait Initiation in Community-Dwelling Adults With Parkinson Disease: Comparison With Older and Younger Adults Without the Disease","title-short":"Gait Initiation in Community-Dwelling Adults With Parkinson Disease","volume":"82","author":[{"family":"Martin","given":"Matthew"},{"family":"Shinberg","given":"Mindi"},{"family":"Kuchibhatla","given":"Maggie"},{"family":"Ray","given":"Laurie"},{"family":"Carollo","given":"James J"},{"family":"Schenkman","given":"Margaret L"}],"issued":{"date-parts":[["2002",6,1]]},"citation-key":"martinGaitInitiationCommunityDwelling2002"}}],"schema":"https://github.com/citation-style-language/schema/raw/master/csl-citation.json"} </w:instrText>
      </w:r>
      <w:r>
        <w:rPr>
          <w:rFonts w:ascii="Times New Roman" w:hAnsi="Times New Roman" w:cs="Times New Roman"/>
        </w:rPr>
        <w:fldChar w:fldCharType="separate"/>
      </w:r>
      <w:r w:rsidR="00851F1C" w:rsidRPr="00851F1C">
        <w:rPr>
          <w:rFonts w:ascii="Times New Roman" w:hAnsi="Times New Roman" w:cs="Times New Roman"/>
          <w:vertAlign w:val="superscript"/>
        </w:rPr>
        <w:t>23</w:t>
      </w:r>
      <w:proofErr w:type="gramStart"/>
      <w:r w:rsidR="00851F1C" w:rsidRPr="00851F1C">
        <w:rPr>
          <w:rFonts w:ascii="Times New Roman" w:hAnsi="Times New Roman" w:cs="Times New Roman"/>
          <w:vertAlign w:val="superscript"/>
        </w:rPr>
        <w:t>,27,28,36,51</w:t>
      </w:r>
      <w:proofErr w:type="gramEnd"/>
      <w:r w:rsidR="00851F1C" w:rsidRPr="00851F1C">
        <w:rPr>
          <w:rFonts w:ascii="Times New Roman" w:hAnsi="Times New Roman" w:cs="Times New Roman"/>
          <w:vertAlign w:val="superscript"/>
        </w:rPr>
        <w:t>–54</w:t>
      </w:r>
      <w:r>
        <w:rPr>
          <w:rFonts w:ascii="Times New Roman" w:hAnsi="Times New Roman" w:cs="Times New Roman"/>
        </w:rPr>
        <w:fldChar w:fldCharType="end"/>
      </w:r>
      <w:r w:rsidRPr="002010F5">
        <w:rPr>
          <w:rFonts w:ascii="Times New Roman" w:hAnsi="Times New Roman" w:cs="Times New Roman"/>
        </w:rPr>
        <w:t xml:space="preserve">. </w:t>
      </w:r>
      <w:r>
        <w:rPr>
          <w:rFonts w:ascii="Times New Roman" w:hAnsi="Times New Roman" w:cs="Times New Roman"/>
        </w:rPr>
        <w:t>A</w:t>
      </w:r>
      <w:r w:rsidRPr="00B95986">
        <w:rPr>
          <w:rFonts w:ascii="Times New Roman" w:hAnsi="Times New Roman" w:cs="Times New Roman"/>
        </w:rPr>
        <w:t xml:space="preserve">s long as </w:t>
      </w:r>
      <w:r>
        <w:rPr>
          <w:rFonts w:ascii="Times New Roman" w:hAnsi="Times New Roman" w:cs="Times New Roman"/>
        </w:rPr>
        <w:t xml:space="preserve">the </w:t>
      </w:r>
      <w:r>
        <w:rPr>
          <w:rFonts w:ascii="Times New Roman" w:hAnsi="Times New Roman" w:cs="Times New Roman"/>
        </w:rPr>
        <w:lastRenderedPageBreak/>
        <w:t xml:space="preserve">instruments used to measure </w:t>
      </w:r>
      <w:r w:rsidRPr="00B95986">
        <w:rPr>
          <w:rFonts w:ascii="Times New Roman" w:hAnsi="Times New Roman" w:cs="Times New Roman"/>
        </w:rPr>
        <w:t>propulsion remain inaccessible to clinicians, interventions targeting specific deficits in walking function will continue to be out of reach.</w:t>
      </w:r>
      <w:r>
        <w:rPr>
          <w:rFonts w:ascii="Times New Roman" w:hAnsi="Times New Roman" w:cs="Times New Roman"/>
        </w:rPr>
        <w:t xml:space="preserve"> </w:t>
      </w:r>
    </w:p>
    <w:p w14:paraId="374FDA21" w14:textId="4C810906" w:rsidR="00F26208" w:rsidRPr="002010F5" w:rsidRDefault="00F26208" w:rsidP="00F26208">
      <w:pPr>
        <w:spacing w:line="480" w:lineRule="auto"/>
        <w:ind w:firstLine="720"/>
        <w:rPr>
          <w:rFonts w:ascii="Times New Roman" w:hAnsi="Times New Roman" w:cs="Times New Roman"/>
        </w:rPr>
      </w:pPr>
      <w:r w:rsidRPr="00B95986">
        <w:rPr>
          <w:rFonts w:ascii="Times New Roman" w:hAnsi="Times New Roman" w:cs="Times New Roman"/>
        </w:rPr>
        <w:t xml:space="preserve">Wearable sensors are a </w:t>
      </w:r>
      <w:r>
        <w:rPr>
          <w:rFonts w:ascii="Times New Roman" w:hAnsi="Times New Roman" w:cs="Times New Roman"/>
        </w:rPr>
        <w:t>potential</w:t>
      </w:r>
      <w:r w:rsidRPr="00B95986">
        <w:rPr>
          <w:rFonts w:ascii="Times New Roman" w:hAnsi="Times New Roman" w:cs="Times New Roman"/>
        </w:rPr>
        <w:t xml:space="preserve"> solution to </w:t>
      </w:r>
      <w:r>
        <w:rPr>
          <w:rFonts w:ascii="Times New Roman" w:hAnsi="Times New Roman" w:cs="Times New Roman"/>
        </w:rPr>
        <w:t>this issue</w:t>
      </w:r>
      <w:r w:rsidRPr="00B95986">
        <w:rPr>
          <w:rFonts w:ascii="Times New Roman" w:hAnsi="Times New Roman" w:cs="Times New Roman"/>
        </w:rPr>
        <w:t>: they have been used to collect a number of gait measurements outside the laboratory</w:t>
      </w:r>
      <w:r>
        <w:rPr>
          <w:rFonts w:ascii="Times New Roman" w:hAnsi="Times New Roman" w:cs="Times New Roman"/>
        </w:rPr>
        <w:fldChar w:fldCharType="begin"/>
      </w:r>
      <w:r w:rsidR="004D544B">
        <w:rPr>
          <w:rFonts w:ascii="Times New Roman" w:hAnsi="Times New Roman" w:cs="Times New Roman"/>
        </w:rPr>
        <w:instrText xml:space="preserve"> ADDIN ZOTERO_ITEM CSL_CITATION {"citationID":"nR2uXbK6","properties":{"formattedCitation":"\\super 74\\uc0\\u8211{}78\\nosupersub{}","plainCitation":"74–78","noteIndex":0},"citationItems":[{"id":893,"uris":["http://zotero.org/users/5502413/items/QNRNBR5V"],"itemData":{"id":893,"type":"article-journal","abstract":"An original signal processing algorithm is presented to automatically extract, on a stride-by-stride basis, four consecutive fundamental events of walking, heel strike (HS), toe strike (TS), heel-off (HO), and toe-off (TO), from wireless accelerometers applied to the right and left foot. First, the signals recorded from heel and toe three-axis accelerometers are segmented providing heel and toe ﬂat phases. Then, the four gait events are deﬁned from these ﬂat phases. The accelerometer-based event identiﬁcation was validated in seven healthy volunteers and a total of 247 trials against reference data provided by a force plate, a kinematic 3D analysis system, and video camera. HS, TS, HO, and TO were detected with a temporal accuracy ± precision of 1.3 ms ± 7.2 ms, −4.2 ms ± 10.9 ms, −3.7 ms ± 14.5 ms, and −1.8 ms ± 11.8 ms, respectively, with the associated 95% conﬁdence intervals ranging from −6.3 ms to 2.2 ms. It is concluded that the developed accelerometer-based method can accurately and precisely detect HS, TS, HO, and TO, and could thus be used for the ambulatory monitoring of gait features computed from these events when measured concurrently in both feet.","container-title":"Medical Engineering &amp; Physics","DOI":"10.1016/j.medengphy.2015.01.001","ISSN":"13504533","issue":"2","language":"en","page":"226-232","source":"Crossref","title":"Development and validation of an accelerometer-based method for quantifying gait events","volume":"37","author":[{"family":"Boutaayamou","given":"Mohamed"},{"family":"Schwartz","given":"Cédric"},{"family":"Stamatakis","given":"Julien"},{"family":"Denoël","given":"Vincent"},{"family":"Maquet","given":"Didier"},{"family":"Forthomme","given":"Bénédicte"},{"family":"Croisier","given":"Jean-Louis"},{"family":"Macq","given":"Benoît"},{"family":"Verly","given":"Jacques G."},{"family":"Garraux","given":"Gaëtan"},{"family":"Brüls","given":"Olivier"}],"issued":{"date-parts":[["2015",2]]},"citation-key":"boutaayamouDevelopmentValidationAccelerometerbased2015"}},{"id":1465,"uris":["http://zotero.org/users/5502413/items/2T2H47DF"],"itemData":{"id":1465,"type":"article-journal","container-title":"BioMed Research International","DOI":"10.1155/2019/8123467","ISSN":"2314-6133, 2314-6141","language":"en","note":"tex.ids: miyazakiValidityMeasurementTrailing2019a","page":"1-8","source":"Crossref","title":"Validity of Measurement for Trailing Limb Angle and Propulsion Force during Gait Using a Magnetic Inertial Measurement Unit","volume":"2019","author":[{"family":"Miyazaki","given":"Takasuke"},{"family":"Kawada","given":"Masayuki"},{"family":"Nakai","given":"Yuki"},{"family":"Kiyama","given":"Ryoji"},{"family":"Yone","given":"Kazunori"}],"issued":{"date-parts":[["2019",12,23]]},"citation-key":"miyazakiValidityMeasurementTrailing2019"}},{"id":1821,"uris":["http://zotero.org/users/5502413/items/XH25QU3Z"],"itemData":{"id":1821,"type":"article-journal","abstract":"In a variety of applications, inertial sensors are used to estimate spatial parameters by double integrating over time their coordinate acceleration components. In human movement applications, the drift inherent to the accelerometer signals is often reduced by exploiting the cyclical nature of gait and under the hypothesis that the velocity of the sensor is zero at some point in stance. In this study, the validity of the latter hypothesis was investigated by determining the minimum velocity of progression of selected points of the foot and shank during the stance phase of the gait cycle while walking at three different speeds on level ground. The errors affecting the accuracy of the stride length estimation resulting from assuming a zero velocity at the beginning of the integration interval were evaluated on twenty healthy subjects. Results showed that the minimum velocity of the selected points on the foot and shank increased as gait speed increased. Whereas the average minimum velocity of the foot locations was lower than 0.011 m/s, the velocity of the shank locations were up to 0.049 m/s corresponding to a percent error of the stride length equal to 3.3%. The preferable foot locations for an inertial sensor resulted to be the calcaneus and the lateral aspect of the rearfoot. In estimating the stride length, the hypothesis that the velocity of the sensor can be set to zero sometimes during stance is acceptable only if the sensor is attached to the foot.","container-title":"Journal of Biomechanics","DOI":"10.1016/j.jbiomech.2011.04.035","ISSN":"00219290","issue":"10","journalAbbreviation":"Journal of Biomechanics","language":"en","page":"1991-1994","source":"DOI.org (Crossref)","title":"Estimation of stride length in level walking using an inertial measurement unit attached to the foot: A validation of the zero velocity assumption during stance","title-short":"Estimation of stride length in level walking using an inertial measurement unit attached to the foot","volume":"44","author":[{"family":"Peruzzi","given":"A."},{"family":"Della Croce","given":"U."},{"family":"Cereatti","given":"A."}],"issued":{"date-parts":[["2011",7]]},"citation-key":"peruzziEstimationStrideLength2011"}},{"id":558,"uris":["http://zotero.org/users/5502413/items/8U25FM62"],"itemData":{"id":558,"type":"article-journal","abstract":"This contribution is concerned with joint angle calculation based on inertial measurement data in the context of human motion analysis. Unlike most robotic devices, the human body lacks even surfaces and right angles. Therefore, we focus on methods that avoid assuming certain orientations in which the sensors are mounted with respect to the body segments. After a review of available methods that may cope with this challenge, we present a set of new methods for: (1) joint axis and position identification; and (2) flexion/extension joint angle measurement. In particular, we propose methods that use only gyroscopes and accelerometers and, therefore, do not rely on a homogeneous magnetic field. We provide results from gait trials of a transfemoral amputee in which we compare the inertial measurement unit (IMU)-based methods to an optical 3D motion capture system. Unlike most authors, we place the optical markers on anatomical landmarks instead of attaching them to the IMUs. Root mean square errors of the knee flexion/extension angles are found to be less than 1° on the prosthesis and about 3° on the human leg. For the plantar/dorsiflexion of the ankle, both deviations are about 1°.","container-title":"Sensors","DOI":"10.3390/s140406891","ISSN":"14248220","issue":"4","note":"PMID: 24743160\nISBN: 4930314240","page":"6891-6909","title":"IMU-based joint angle measurement for gait analysis","volume":"14","author":[{"family":"Seel","given":"Thomas"},{"family":"Raisch","given":"Jörg"},{"family":"Schauer","given":"Thomas"}],"issued":{"date-parts":[["2014"]]},"citation-key":"seelIMUbasedJointAngle2014"}},{"id":1481,"uris":["http://zotero.org/users/5502413/items/9WB8V6ZE"],"itemData":{"id":1481,"type":"article-journal","abstract":"This paper represents the ﬁrst step in developing an inertial sensor system that is capable of assessing post-stroke gait in terms of walking speed and temporal gait symmetry. Two inertial sensors were attached at the midpoint of each shank to measure the accelerations and angular velocity during walking. Despite the abnormalities in hemiparetic gait, the angular velocity of most of the testing subjects (12 out of 13) exhibited similar characteristics as those from a healthy population, enabling walking speed estimation and gait event detection based on the pendulum walking model. The results from a standardized 10-meter walk test demonstrated that the IMU-based method has an excellent agreement with the clinically used stopwatch method. The gait symmetry results were comparable with previous studies. The gait segmentation failed when the angular velocity deviates signiﬁcantly from the healthy groups’ proﬁle. With further development and concurrent validations, the inertial sensor-based system may eventually become a useful tool for continually monitoring spatio-temporal gait parameters post stroke in a natural environment.","container-title":"Gait &amp; Posture","DOI":"10.1016/j.gaitpost.2012.07.032","ISSN":"09666362","issue":"3","language":"en","note":"tex.ids: yangEstimationSpatiotemporalParameters2013a","page":"354-358","source":"Crossref","title":"Estimation of spatio-temporal parameters for post-stroke hemiparetic gait using inertial sensors","volume":"37","author":[{"family":"Yang","given":"Shuozhi"},{"family":"Zhang","given":"Jun-Tian"},{"family":"Novak","given":"Alison C."},{"family":"Brouwer","given":"Brenda"},{"family":"Li","given":"Qingguo"}],"issued":{"date-parts":[["2013",3]]},"citation-key":"yangEstimationSpatiotemporalParameters2013"}}],"schema":"https://github.com/citation-style-language/schema/raw/master/csl-citation.json"} </w:instrText>
      </w:r>
      <w:r>
        <w:rPr>
          <w:rFonts w:ascii="Times New Roman" w:hAnsi="Times New Roman" w:cs="Times New Roman"/>
        </w:rPr>
        <w:fldChar w:fldCharType="separate"/>
      </w:r>
      <w:r w:rsidR="004D544B" w:rsidRPr="004D544B">
        <w:rPr>
          <w:rFonts w:ascii="Times New Roman" w:hAnsi="Times New Roman" w:cs="Times New Roman"/>
          <w:vertAlign w:val="superscript"/>
        </w:rPr>
        <w:t>74–78</w:t>
      </w:r>
      <w:r>
        <w:rPr>
          <w:rFonts w:ascii="Times New Roman" w:hAnsi="Times New Roman" w:cs="Times New Roman"/>
        </w:rPr>
        <w:fldChar w:fldCharType="end"/>
      </w:r>
      <w:r w:rsidRPr="00B95986">
        <w:rPr>
          <w:rFonts w:ascii="Times New Roman" w:hAnsi="Times New Roman" w:cs="Times New Roman"/>
        </w:rPr>
        <w:t>, and have proven effective at indirect measurements of ground reaction forces during walking</w:t>
      </w:r>
      <w:r>
        <w:rPr>
          <w:rFonts w:ascii="Times New Roman" w:hAnsi="Times New Roman" w:cs="Times New Roman"/>
        </w:rPr>
        <w:fldChar w:fldCharType="begin"/>
      </w:r>
      <w:r w:rsidR="004D544B">
        <w:rPr>
          <w:rFonts w:ascii="Times New Roman" w:hAnsi="Times New Roman" w:cs="Times New Roman"/>
        </w:rPr>
        <w:instrText xml:space="preserve"> ADDIN ZOTERO_ITEM CSL_CITATION {"citationID":"hTaMXibL","properties":{"formattedCitation":"\\super 79,80,97,98\\nosupersub{}","plainCitation":"79,80,97,98","noteIndex":0},"citationItems":[{"id":1059,"uris":["http://zotero.org/users/5502413/items/46NGIGGB"],"itemData":{"id":1059,"type":"article-journal","abstract":"Inverse dynamic analysis using musculoskeletal modeling is a powerful tool, which is utilized in a range of applications to estimate forces in ligaments, muscles, and joints, non-invasively. To date, the conventional input used in this analysis is derived from optical motion capture (OMC) and force plate (FP) systems, which restrict the application of musculoskeletal models to gait laboratories. To address this problem, we propose the use of inertial motion capture to perform musculoskeletal model-based inverse dynamics by utilizing a universally applicable ground reaction force and moment (GRF&amp;M) prediction method. Validation against a conventional laboratory-based method showed excellent Pearson correlations for sagittal plane joint angles of ankle, knee, and hip (ρ = 0.95, 0.99, and 0.99, respectively) and root-mean-squared-differences (RMSD) of 4.1 ± 1.3°, 4.4 ± 2.0°, and 5.7 ± 2.1°, respectively. The GRF&amp;M predicted using IMC input were found to have excellent correlations for three components (vertical: ρ = 0.97, RMSD = 9.3 ± 3.0 %BW, anteroposterior: ρ = 0.91, RMSD = 5.5 ± 1.2 %BW, sagittal: ρ = 0.91, RMSD = 1.6 ± 0.6 %BW</w:instrText>
      </w:r>
      <w:r w:rsidR="004D544B">
        <w:rPr>
          <w:rFonts w:ascii="Cambria Math" w:hAnsi="Cambria Math" w:cs="Cambria Math"/>
        </w:rPr>
        <w:instrText>∗</w:instrText>
      </w:r>
      <w:r w:rsidR="004D544B">
        <w:rPr>
          <w:rFonts w:ascii="Times New Roman" w:hAnsi="Times New Roman" w:cs="Times New Roman"/>
        </w:rPr>
        <w:instrText>BH), and strong correlations for mediolateral (ρ = 0.80, RMSD = 2.1 ± 0.6 %BW) and transverse (ρ = 0.82, RMSD = 0.2 ± 0.1 %BW</w:instrText>
      </w:r>
      <w:r w:rsidR="004D544B">
        <w:rPr>
          <w:rFonts w:ascii="Cambria Math" w:hAnsi="Cambria Math" w:cs="Cambria Math"/>
        </w:rPr>
        <w:instrText>∗</w:instrText>
      </w:r>
      <w:r w:rsidR="004D544B">
        <w:rPr>
          <w:rFonts w:ascii="Times New Roman" w:hAnsi="Times New Roman" w:cs="Times New Roman"/>
        </w:rPr>
        <w:instrText xml:space="preserve">BH). The proposed IMC-based method removes the complexity and space restrictions of OMC and FP systems and could enable applications of musculoskeletal models in either monitoring patients during their daily lives or in wider clinical practice.","container-title":"Medical Engineering &amp; Physics","DOI":"10.1016/j.medengphy.2018.12.021","ISSN":"13504533","language":"en","note":"tex.ids: karatsidisMusculoskeletalModelbasedInverse2019a","page":"68-77","source":"Crossref","title":"Musculoskeletal model-based inverse dynamic analysis under ambulatory conditions using inertial motion capture","volume":"65","author":[{"family":"Karatsidis","given":"Angelos"},{"family":"Jung","given":"Moonki"},{"family":"Schepers","given":"H. Martin"},{"family":"Bellusci","given":"Giovanni"},{"family":"de Zee","given":"Mark"},{"family":"Veltink","given":"Peter H."},{"family":"Andersen","given":"Michael Skipper"}],"issued":{"date-parts":[["2019",3]]},"citation-key":"karatsidisMusculoskeletalModelbasedInverse2019"}},{"id":1568,"uris":["http://zotero.org/users/5502413/items/ESDKKI8C"],"itemData":{"id":1568,"type":"article-journal","abstract":"To enhance the wearability of portable motion-monitoring devices, the size and number of sensors are minimized, but at the expense of quality and quantity of data collected. For example, owing to the size and weight of low-frequency force transducers, most currently available wearable gait measurement systems provide only limited, if any, elements of ground reaction force (GRF) data. To obtain the most GRF information possible with a minimal use of sensors, we propose a GRF estimation method based on biomechanical knowledge of human walking. This includes the dynamics of the center of mass (CoM) during steady human gait resembling the oscillatory behaviors of a mass-spring system. Available measurement data were incorporated into a spring-loaded inverted pendulum with translating pivot. The spring stiffness and simulation parameters were tuned to match, as accurately as possible, the available data and oscillatory characteristics of walking. Our results showed that the model simulation estimated reasonably well the unmeasured GRF. Using the vertical GRF and CoP proﬁle for gait speeds ranging from 0.93 to 1.89 m/s, the anterior-posterior (A-P) GRF was estimated and resulted in an average correlation coefﬁcient of R = 0.982 ± 0.009. Even when the ground contact timing and gait speed information were alone available, our method estimated GRFs resulting in R = 0.969 ± 0.022 for the A-P and R = 0.891 ± 0.101 for the vertical GRFs. This research demonstrates that the biomechanical knowledge of human walking, such as inherited oscillatory characteristics of the CoM, can be used to gain unmeasured information regarding human gait dynamics.","container-title":"Journal of Biomechanics","DOI":"10.1016/j.jbiomech.2018.01.046","ISSN":"00219290","language":"en","page":"135-143","source":"Crossref","title":"Estimation of unmeasured ground reaction force data based on the oscillatory characteristics of the center of mass during human walking","volume":"71","author":[{"family":"Ryu","given":"Hansol X."},{"family":"Park","given":"Sukyung"}],"issued":{"date-parts":[["2018",4]]},"citation-key":"ryuEstimationUnmeasuredGround2018"}},{"id":1812,"uris":["http://zotero.org/users/5502413/items/S9SBML5B"],"itemData":{"id":1812,"type":"article-journal","abstract":"Recent studies have reported the application of artiﬁcial neural network (ANN) techniques on data of inertial measurement units (IMUs) to predict ground reaction forces (GRFs), which could serve as quantitative indicators of sports performance or rehabilitation. The number of IMUs and their measurement locations are often determined heuristically, and the rationale underlying the selection of these parameter values is not discussed. Using the dynamic relationship between the center of mass (CoM), the GRFs and joint kinetics, we propose the CoM as a single measurement location with which to predict the dynamic data of the lower limbs, using an ANN. Data from seven subjects walking on a treadmill at various speeds were collected from a single IMU worn near the sacrum. The data was segmented by step and numerically processed for integration. Six segment angles of the stance and swing leg, three joint torques, and two GRFs were estimated from the kinematics of the CoM measured from a single IMU sensor, with fair accuracy. These results indicate the importance of the CoM as a dynamic determinant of multi-segment kinetics during walking. The tradeoﬀ between data quantity and wearable convenience can be solved by utilizing a machine learning algorithm based on the dynamic characteristics of human walking.","container-title":"Sensors","DOI":"10.3390/s20010130","ISSN":"1424-8220","issue":"1","journalAbbreviation":"Sensors","language":"en","note":"tex.ids: limPredictionLowerLimb2019a","page":"130","source":"DOI.org (Crossref)","title":"Prediction of Lower Limb Kinetics and Kinematics during Walking by a Single IMU on the Lower Back Using Machine Learning","volume":"20","author":[{"family":"Lim","given":"Hyerim"},{"family":"Kim","given":"Bumjoon"},{"family":"Park","given":"Sukyung"}],"issued":{"date-parts":[["2019",12,24]]},"citation-key":"limPredictionLowerLimb2019"}},{"id":1385,"uris":["http://zotero.org/users/5502413/items/2TWZEZ4N"],"itemData":{"id":1385,"type":"article-journal","abstract":"Monitoring natural human gait in real-life environments is essential in many applications, including quantiﬁcation of disease progression, monitoring the effects of treatment, and monitoring alteration of performance biomarkers in professional sports. Walking ground reaction forces are among the key parameters necessary for gait analysis. However, these parameters are commonly measured using force plates or instrumented treadmills which are expensive and bulky and can only be used in a controlled laboratory environment. Despite the importance of real-life gait measurement, developing reliable and practical techniques and technologies necessary for continuous real-life monitoring of gait is still an open challenge, mainly due to the lack of a practical and cost-effective wearable technology for ground reaction force measurement. This paper presents a methodology to estimate the total walking ground reaction force GRFv ðtÞ in the vertical direction using data from a single inertial measurement unit. Correlation analysis of the vertical acceleration of different body segments with GRFv ðtÞ indicated that the 7th cervical vertebrae is one of the best locations for the sensor. The proposed method improves the accuracy of the state-of-the-art GRFv ðtÞ estimation by 25%, by utilising the time-varying ratio of the vertical acceleration of the human body centre of mass and measured C7 vertical acceleration. Results of this study showed that the proposed method estimated consistently the GRFv ðtÞ in both indoor and urban outdoor environment, with a 4–8% peak-to-peak normalised root mean square error.","container-title":"Journal of Biomechanics","DOI":"10.1016/j.jbiomech.2018.08.015","ISSN":"00219290","language":"en","note":"tex.ids: shahabpoorEstimationVerticalWalking2018a","page":"181-190","source":"Crossref","title":"Estimation of vertical walking ground reaction force in real-life environments using single IMU sensor","volume":"79","author":[{"family":"Shahabpoor","given":"E."},{"family":"Pavic","given":"A."}],"issued":{"date-parts":[["2018",10]]},"citation-key":"shahabpoorEstimationVerticalWalking2018"}}],"schema":"https://github.com/citation-style-language/schema/raw/master/csl-citation.json"} </w:instrText>
      </w:r>
      <w:r>
        <w:rPr>
          <w:rFonts w:ascii="Times New Roman" w:hAnsi="Times New Roman" w:cs="Times New Roman"/>
        </w:rPr>
        <w:fldChar w:fldCharType="separate"/>
      </w:r>
      <w:r w:rsidR="004D544B" w:rsidRPr="004D544B">
        <w:rPr>
          <w:rFonts w:ascii="Times New Roman" w:hAnsi="Times New Roman" w:cs="Times New Roman"/>
          <w:vertAlign w:val="superscript"/>
        </w:rPr>
        <w:t>79,80,97,98</w:t>
      </w:r>
      <w:r>
        <w:rPr>
          <w:rFonts w:ascii="Times New Roman" w:hAnsi="Times New Roman" w:cs="Times New Roman"/>
        </w:rPr>
        <w:fldChar w:fldCharType="end"/>
      </w:r>
      <w:r w:rsidRPr="00B95986">
        <w:rPr>
          <w:rFonts w:ascii="Times New Roman" w:hAnsi="Times New Roman" w:cs="Times New Roman"/>
        </w:rPr>
        <w:t>. Specifically, inertial measurement units (IMUs) have recently shown to be useful in measuring propulsion metrics, such as peak propulsion magnitude and timing, and propulsion impulse, i</w:t>
      </w:r>
      <w:r>
        <w:rPr>
          <w:rFonts w:ascii="Times New Roman" w:hAnsi="Times New Roman" w:cs="Times New Roman"/>
        </w:rPr>
        <w:t xml:space="preserve">n </w:t>
      </w:r>
      <w:proofErr w:type="spellStart"/>
      <w:r>
        <w:rPr>
          <w:rFonts w:ascii="Times New Roman" w:hAnsi="Times New Roman" w:cs="Times New Roman"/>
        </w:rPr>
        <w:t>hemiparetic</w:t>
      </w:r>
      <w:proofErr w:type="spellEnd"/>
      <w:r>
        <w:rPr>
          <w:rFonts w:ascii="Times New Roman" w:hAnsi="Times New Roman" w:cs="Times New Roman"/>
        </w:rPr>
        <w:t xml:space="preserve"> walking</w:t>
      </w:r>
      <w:r>
        <w:rPr>
          <w:rFonts w:ascii="Times New Roman" w:hAnsi="Times New Roman" w:cs="Times New Roman"/>
        </w:rPr>
        <w:fldChar w:fldCharType="begin"/>
      </w:r>
      <w:r w:rsidR="004D544B">
        <w:rPr>
          <w:rFonts w:ascii="Times New Roman" w:hAnsi="Times New Roman" w:cs="Times New Roman"/>
        </w:rPr>
        <w:instrText xml:space="preserve"> ADDIN ZOTERO_ITEM CSL_CITATION {"citationID":"hxCpV9kM","properties":{"formattedCitation":"\\super 81,99\\nosupersub{}","plainCitation":"81,99","noteIndex":0},"citationItems":[{"id":1387,"uris":["http://zotero.org/users/5502413/items/XCLJ35PP"],"itemData":{"id":1387,"type":"article-journal","abstract":"Aging and many pathologies that affect gait are associated with reduced ankle power output and thus trailing limb propulsion during walking. However, quantifying trailing limb propulsion requires sophisticated measurement equipment at signiﬁcant expense that fundamentally limits clinical translation for diagnostics or gait rehabilitation. As a component of joint power, our purpose was to determine if shank acceleration estimated via accelerometers during push-off can serve as a clinically feasible surrogate for ankle power output and peak anterior ground reaction forces (GRF) during walking. As hypothesized, we found that young adults modulated walking speed via changes in peak anterior GRF and peak ankle power output that correlated with proportional changes in shank acceleration during push-off, both at the individual subject (R2   0.80, p &lt; 0.01) and group average (R2   0.74, p &lt; 0.01) levels. In addition, we found that unilateral deﬁcits in trailing limb propulsion induced via a leg bracing elicited unilateral and relatively proportional reductions in peak anterior GRF, peak ankle power, and peak shank acceleration. These unilateral leg bracing effects on peak shank acceleration correlated with those in peak ankle power (braced leg: R2 = 0.43, p = 0.028) but those effects in both peak shank acceleration and peak ankle power were disassociated from those in peak anterior GRF. In conclusion, our ﬁndings in young adults provide an early benchmark for the development of affordable and clinically feasible alternatives for assessing and monitoring trailing limb propulsion during walking.","container-title":"Journal of Biomechanics","DOI":"10.1016/j.jbiomech.2019.109449","ISSN":"00219290","language":"en","note":"tex.ids: pieperCanShankAcceleration2019a","page":"109449","source":"Crossref","title":"Can shank acceleration provide a clinically feasible surrogate for individual limb propulsion during walking?","author":[{"family":"Pieper","given":"Noah L."},{"family":"Lewek","given":"Michael D."},{"family":"Franz","given":"Jason R."}],"issued":{"date-parts":[["2019",10]]},"citation-key":"pieperCanShankAcceleration2019"}},{"id":2200,"uris":["http://zotero.org/users/5502413/items/J64U3SC9"],"itemData":{"id":2200,"type":"article-journal","container-title":"Journal of neuroengineering and rehabilitation","issue":"1","note":"ISBN: 1743-0003\npublisher: BioMed Central","page":"1-13","title":"Indirect measurement of anterior-posterior ground reaction forces using a minimal set of wearable inertial sensors: From healthy to hemiparetic walking","volume":"17","author":[{"family":"Revi","given":"Dheepak Arumukhom"},{"family":"Alvarez","given":"Andre M."},{"family":"Walsh","given":"Conor J."},{"family":"De Rossi","given":"Stefano MM"},{"family":"Awad","given":"Louis N."}],"issued":{"date-parts":[["2020"]]},"citation-key":"reviIndirectMeasurementAnteriorposterior2020"}}],"schema":"https://github.com/citation-style-language/schema/raw/master/csl-citation.json"} </w:instrText>
      </w:r>
      <w:r>
        <w:rPr>
          <w:rFonts w:ascii="Times New Roman" w:hAnsi="Times New Roman" w:cs="Times New Roman"/>
        </w:rPr>
        <w:fldChar w:fldCharType="separate"/>
      </w:r>
      <w:r w:rsidR="004D544B" w:rsidRPr="004D544B">
        <w:rPr>
          <w:rFonts w:ascii="Times New Roman" w:hAnsi="Times New Roman" w:cs="Times New Roman"/>
          <w:vertAlign w:val="superscript"/>
        </w:rPr>
        <w:t>81,99</w:t>
      </w:r>
      <w:r>
        <w:rPr>
          <w:rFonts w:ascii="Times New Roman" w:hAnsi="Times New Roman" w:cs="Times New Roman"/>
        </w:rPr>
        <w:fldChar w:fldCharType="end"/>
      </w:r>
      <w:r w:rsidRPr="00B95986">
        <w:rPr>
          <w:rFonts w:ascii="Times New Roman" w:hAnsi="Times New Roman" w:cs="Times New Roman"/>
        </w:rPr>
        <w:t xml:space="preserve">. </w:t>
      </w:r>
      <w:r w:rsidR="00D95110">
        <w:rPr>
          <w:rFonts w:ascii="Times New Roman" w:hAnsi="Times New Roman" w:cs="Times New Roman"/>
        </w:rPr>
        <w:t>With the help of machine learning</w:t>
      </w:r>
      <w:r w:rsidRPr="00B95986">
        <w:rPr>
          <w:rFonts w:ascii="Times New Roman" w:hAnsi="Times New Roman" w:cs="Times New Roman"/>
        </w:rPr>
        <w:t>, IMUs may be the key to extending the study of paretic limb propulsion to the clinic.</w:t>
      </w:r>
    </w:p>
    <w:p w14:paraId="0D6FEB40" w14:textId="77777777" w:rsidR="00F26208" w:rsidRPr="006879B7" w:rsidRDefault="00F26208" w:rsidP="006E7A55">
      <w:pPr>
        <w:spacing w:line="480" w:lineRule="auto"/>
        <w:rPr>
          <w:rFonts w:ascii="Times New Roman" w:hAnsi="Times New Roman" w:cs="Times New Roman"/>
        </w:rPr>
      </w:pPr>
    </w:p>
    <w:p w14:paraId="1E53E074" w14:textId="77777777" w:rsidR="00D95110" w:rsidRDefault="00D95110" w:rsidP="00D95110">
      <w:pPr>
        <w:spacing w:line="480" w:lineRule="auto"/>
        <w:rPr>
          <w:rFonts w:ascii="Times New Roman" w:hAnsi="Times New Roman" w:cs="Times New Roman"/>
        </w:rPr>
      </w:pPr>
      <w:r>
        <w:rPr>
          <w:rFonts w:ascii="Times New Roman" w:hAnsi="Times New Roman" w:cs="Times New Roman"/>
          <w:b/>
        </w:rPr>
        <w:t>Aim 1:</w:t>
      </w:r>
      <w:r>
        <w:rPr>
          <w:rFonts w:ascii="Times New Roman" w:hAnsi="Times New Roman" w:cs="Times New Roman"/>
        </w:rPr>
        <w:t xml:space="preserve"> Validate the accuracy of an IMU based algorithm in estimating propulsion metrics versus the gold standard</w:t>
      </w:r>
    </w:p>
    <w:p w14:paraId="7D3B4EC3" w14:textId="17FB7BA5" w:rsidR="00D95110" w:rsidRDefault="00D95110" w:rsidP="00D95110">
      <w:pPr>
        <w:spacing w:line="480" w:lineRule="auto"/>
        <w:ind w:left="720"/>
        <w:rPr>
          <w:rFonts w:ascii="Times New Roman" w:hAnsi="Times New Roman" w:cs="Times New Roman"/>
        </w:rPr>
      </w:pPr>
      <w:r>
        <w:rPr>
          <w:rFonts w:ascii="Times New Roman" w:hAnsi="Times New Roman" w:cs="Times New Roman"/>
          <w:b/>
        </w:rPr>
        <w:t>Hypothesis 1.1:</w:t>
      </w:r>
      <w:r>
        <w:rPr>
          <w:rFonts w:ascii="Times New Roman" w:hAnsi="Times New Roman" w:cs="Times New Roman"/>
        </w:rPr>
        <w:t xml:space="preserve"> This IMU based machine learning algorithm will accurately estimate </w:t>
      </w:r>
      <w:r w:rsidR="00E57A58">
        <w:rPr>
          <w:rFonts w:ascii="Times New Roman" w:hAnsi="Times New Roman" w:cs="Times New Roman"/>
        </w:rPr>
        <w:t xml:space="preserve">all </w:t>
      </w:r>
      <w:r>
        <w:rPr>
          <w:rFonts w:ascii="Times New Roman" w:hAnsi="Times New Roman" w:cs="Times New Roman"/>
        </w:rPr>
        <w:t>propulsion metrics against the gold standard</w:t>
      </w:r>
    </w:p>
    <w:p w14:paraId="0241B974" w14:textId="0B44517B" w:rsidR="00D95110" w:rsidRPr="00D95110" w:rsidRDefault="00D95110" w:rsidP="00D95110">
      <w:pPr>
        <w:spacing w:line="480" w:lineRule="auto"/>
        <w:ind w:left="720"/>
        <w:rPr>
          <w:rFonts w:ascii="Times New Roman" w:hAnsi="Times New Roman" w:cs="Times New Roman"/>
        </w:rPr>
      </w:pPr>
      <w:r>
        <w:rPr>
          <w:rFonts w:ascii="Times New Roman" w:hAnsi="Times New Roman" w:cs="Times New Roman"/>
          <w:b/>
        </w:rPr>
        <w:t>Hypothesis 1.2:</w:t>
      </w:r>
      <w:r>
        <w:rPr>
          <w:rFonts w:ascii="Times New Roman" w:hAnsi="Times New Roman" w:cs="Times New Roman"/>
        </w:rPr>
        <w:t xml:space="preserve"> This IMU based machine learning algorithm will outperform the published literature in estimating </w:t>
      </w:r>
      <w:r w:rsidR="00A212BA">
        <w:rPr>
          <w:rFonts w:ascii="Times New Roman" w:hAnsi="Times New Roman" w:cs="Times New Roman"/>
        </w:rPr>
        <w:t xml:space="preserve">all </w:t>
      </w:r>
      <w:r>
        <w:rPr>
          <w:rFonts w:ascii="Times New Roman" w:hAnsi="Times New Roman" w:cs="Times New Roman"/>
        </w:rPr>
        <w:t>propulsion metrics</w:t>
      </w:r>
    </w:p>
    <w:p w14:paraId="1EF5E8A3" w14:textId="4784A0E2" w:rsidR="00D95110" w:rsidRDefault="00D95110" w:rsidP="00D95110">
      <w:pPr>
        <w:spacing w:line="480" w:lineRule="auto"/>
        <w:rPr>
          <w:rFonts w:ascii="Times New Roman" w:hAnsi="Times New Roman" w:cs="Times New Roman"/>
        </w:rPr>
      </w:pPr>
      <w:r w:rsidRPr="00D95110">
        <w:rPr>
          <w:rFonts w:ascii="Times New Roman" w:hAnsi="Times New Roman" w:cs="Times New Roman"/>
          <w:b/>
        </w:rPr>
        <w:t>Aim 2:</w:t>
      </w:r>
      <w:r>
        <w:rPr>
          <w:rFonts w:ascii="Times New Roman" w:hAnsi="Times New Roman" w:cs="Times New Roman"/>
        </w:rPr>
        <w:t xml:space="preserve"> Validate the accuracy of an IMU based algorithm in </w:t>
      </w:r>
      <w:r w:rsidR="002D50B3">
        <w:rPr>
          <w:rFonts w:ascii="Times New Roman" w:hAnsi="Times New Roman" w:cs="Times New Roman"/>
        </w:rPr>
        <w:t>estimating the APGRF time series curve</w:t>
      </w:r>
      <w:r>
        <w:rPr>
          <w:rFonts w:ascii="Times New Roman" w:hAnsi="Times New Roman" w:cs="Times New Roman"/>
        </w:rPr>
        <w:t xml:space="preserve"> versus the gold standard</w:t>
      </w:r>
    </w:p>
    <w:p w14:paraId="67B55DDB" w14:textId="4BFC84D3" w:rsidR="00D95110" w:rsidRDefault="00D95110" w:rsidP="00D95110">
      <w:pPr>
        <w:spacing w:line="480" w:lineRule="auto"/>
        <w:ind w:left="720"/>
        <w:rPr>
          <w:rFonts w:ascii="Times New Roman" w:hAnsi="Times New Roman" w:cs="Times New Roman"/>
        </w:rPr>
      </w:pPr>
      <w:r>
        <w:rPr>
          <w:rFonts w:ascii="Times New Roman" w:hAnsi="Times New Roman" w:cs="Times New Roman"/>
          <w:b/>
        </w:rPr>
        <w:t>Hypothesis 2.1:</w:t>
      </w:r>
      <w:r>
        <w:rPr>
          <w:rFonts w:ascii="Times New Roman" w:hAnsi="Times New Roman" w:cs="Times New Roman"/>
        </w:rPr>
        <w:t xml:space="preserve"> This IMU based machine learning algorithm will accurately estimate the APGRF </w:t>
      </w:r>
      <w:r w:rsidR="00304743">
        <w:rPr>
          <w:rFonts w:ascii="Times New Roman" w:hAnsi="Times New Roman" w:cs="Times New Roman"/>
        </w:rPr>
        <w:t xml:space="preserve">time series </w:t>
      </w:r>
      <w:r>
        <w:rPr>
          <w:rFonts w:ascii="Times New Roman" w:hAnsi="Times New Roman" w:cs="Times New Roman"/>
        </w:rPr>
        <w:t>curve versus the gold standard</w:t>
      </w:r>
    </w:p>
    <w:p w14:paraId="318078B5" w14:textId="65F4B443" w:rsidR="00304743" w:rsidRPr="00D95110" w:rsidRDefault="00304743" w:rsidP="00D95110">
      <w:pPr>
        <w:spacing w:line="480" w:lineRule="auto"/>
        <w:ind w:left="720"/>
        <w:rPr>
          <w:rFonts w:ascii="Times New Roman" w:hAnsi="Times New Roman" w:cs="Times New Roman"/>
        </w:rPr>
      </w:pPr>
      <w:r w:rsidRPr="00304743">
        <w:rPr>
          <w:rFonts w:ascii="Times New Roman" w:hAnsi="Times New Roman" w:cs="Times New Roman"/>
          <w:b/>
        </w:rPr>
        <w:t>Hypothesis 2.2:</w:t>
      </w:r>
      <w:r w:rsidRPr="00304743">
        <w:rPr>
          <w:rFonts w:ascii="Times New Roman" w:hAnsi="Times New Roman" w:cs="Times New Roman"/>
        </w:rPr>
        <w:t xml:space="preserve"> This IMU based machine learning algorithm will outperform the published literature in estimating the APGRF time series curve</w:t>
      </w:r>
    </w:p>
    <w:p w14:paraId="338C2490" w14:textId="0588D339" w:rsidR="00C83F4A" w:rsidRDefault="00C83F4A" w:rsidP="00C83F4A">
      <w:pPr>
        <w:spacing w:line="480" w:lineRule="auto"/>
        <w:rPr>
          <w:rFonts w:ascii="Times New Roman" w:hAnsi="Times New Roman" w:cs="Times New Roman"/>
        </w:rPr>
      </w:pPr>
    </w:p>
    <w:p w14:paraId="6D1BD9B7" w14:textId="562AA2CC" w:rsidR="00C83F4A" w:rsidRPr="00C83F4A" w:rsidRDefault="00C83F4A" w:rsidP="00C83F4A">
      <w:pPr>
        <w:spacing w:line="480" w:lineRule="auto"/>
        <w:rPr>
          <w:rFonts w:ascii="Times New Roman" w:hAnsi="Times New Roman" w:cs="Times New Roman"/>
        </w:rPr>
      </w:pPr>
      <w:r>
        <w:rPr>
          <w:rFonts w:ascii="Times New Roman" w:hAnsi="Times New Roman" w:cs="Times New Roman"/>
          <w:b/>
          <w:u w:val="single"/>
        </w:rPr>
        <w:lastRenderedPageBreak/>
        <w:t>Methods</w:t>
      </w:r>
    </w:p>
    <w:p w14:paraId="06CE64F4" w14:textId="77777777" w:rsidR="00BC3F09" w:rsidRDefault="00BC3F09" w:rsidP="00BC3F09">
      <w:pPr>
        <w:spacing w:line="480" w:lineRule="auto"/>
        <w:rPr>
          <w:rFonts w:ascii="Times New Roman" w:eastAsia="Times New Roman" w:hAnsi="Times New Roman" w:cs="Times New Roman"/>
          <w:b/>
          <w:bCs/>
          <w:lang w:val="en-GB"/>
        </w:rPr>
      </w:pPr>
      <w:r>
        <w:rPr>
          <w:rFonts w:ascii="Times New Roman" w:eastAsia="Times New Roman" w:hAnsi="Times New Roman" w:cs="Times New Roman"/>
          <w:b/>
          <w:bCs/>
          <w:lang w:val="en-GB"/>
        </w:rPr>
        <w:t>Participants</w:t>
      </w:r>
    </w:p>
    <w:p w14:paraId="3703951F" w14:textId="17C2D9F6" w:rsidR="00BC3F09" w:rsidRDefault="00BC3F09" w:rsidP="00BC3F09">
      <w:pPr>
        <w:spacing w:line="480" w:lineRule="auto"/>
        <w:ind w:firstLine="720"/>
        <w:rPr>
          <w:rFonts w:ascii="Times New Roman" w:eastAsia="Times New Roman" w:hAnsi="Times New Roman" w:cs="Times New Roman"/>
          <w:lang w:val="en-GB"/>
        </w:rPr>
      </w:pPr>
      <w:r>
        <w:rPr>
          <w:rFonts w:ascii="Times New Roman" w:eastAsia="Times New Roman" w:hAnsi="Times New Roman" w:cs="Times New Roman"/>
          <w:lang w:val="en-GB"/>
        </w:rPr>
        <w:t>D</w:t>
      </w:r>
      <w:r w:rsidRPr="1CAC03F9">
        <w:rPr>
          <w:rFonts w:ascii="Times New Roman" w:eastAsia="Times New Roman" w:hAnsi="Times New Roman" w:cs="Times New Roman"/>
          <w:lang w:val="en-GB"/>
        </w:rPr>
        <w:t xml:space="preserve">ata will be collected as part of </w:t>
      </w:r>
      <w:r>
        <w:rPr>
          <w:rFonts w:ascii="Times New Roman" w:eastAsia="Times New Roman" w:hAnsi="Times New Roman" w:cs="Times New Roman"/>
          <w:lang w:val="en-GB"/>
        </w:rPr>
        <w:t>an ongoing study</w:t>
      </w:r>
      <w:r w:rsidRPr="1CAC03F9">
        <w:rPr>
          <w:rFonts w:ascii="Times New Roman" w:eastAsia="Times New Roman" w:hAnsi="Times New Roman" w:cs="Times New Roman"/>
          <w:lang w:val="en-GB"/>
        </w:rPr>
        <w:t xml:space="preserve"> in the Neuromotor Recovery Laboratory (NRL). A minimum of seven individuals with chronic </w:t>
      </w:r>
      <w:proofErr w:type="spellStart"/>
      <w:r w:rsidRPr="1CAC03F9">
        <w:rPr>
          <w:rFonts w:ascii="Times New Roman" w:eastAsia="Times New Roman" w:hAnsi="Times New Roman" w:cs="Times New Roman"/>
          <w:lang w:val="en-GB"/>
        </w:rPr>
        <w:t>poststroke</w:t>
      </w:r>
      <w:proofErr w:type="spellEnd"/>
      <w:r w:rsidRPr="1CAC03F9">
        <w:rPr>
          <w:rFonts w:ascii="Times New Roman" w:eastAsia="Times New Roman" w:hAnsi="Times New Roman" w:cs="Times New Roman"/>
          <w:lang w:val="en-GB"/>
        </w:rPr>
        <w:t xml:space="preserve"> hemiparesis will participate. Study inclusion criteria included: being greater than six months after stroke, ambulatory but with residual gait deficits, and having the ability to walk on a treadmill without orthotic support. Study exclusion criteria included: cerebellar stroke, lower extremity joint replacement or other </w:t>
      </w:r>
      <w:r w:rsidR="00FA3782" w:rsidRPr="1CAC03F9">
        <w:rPr>
          <w:rFonts w:ascii="Times New Roman" w:eastAsia="Times New Roman" w:hAnsi="Times New Roman" w:cs="Times New Roman"/>
          <w:lang w:val="en-GB"/>
        </w:rPr>
        <w:t>orthopaedic</w:t>
      </w:r>
      <w:r w:rsidRPr="1CAC03F9">
        <w:rPr>
          <w:rFonts w:ascii="Times New Roman" w:eastAsia="Times New Roman" w:hAnsi="Times New Roman" w:cs="Times New Roman"/>
          <w:lang w:val="en-GB"/>
        </w:rPr>
        <w:t xml:space="preserve"> conditions that change walking ability, pain that limits walking ability, inability to communicate with investigators, neglect or hemianopia, or unexplained dizziness, and more than two falls in the previous month. All study procedures will be approved by the Institutional Review Board Boston University. Written informed consent will be secured from all study participants</w:t>
      </w:r>
      <w:r w:rsidRPr="5CEE686C">
        <w:rPr>
          <w:rFonts w:ascii="Times New Roman" w:eastAsia="Times New Roman" w:hAnsi="Times New Roman" w:cs="Times New Roman"/>
          <w:lang w:val="en-GB"/>
        </w:rPr>
        <w:t xml:space="preserve"> prior to initiat</w:t>
      </w:r>
      <w:r w:rsidR="00FA3782">
        <w:rPr>
          <w:rFonts w:ascii="Times New Roman" w:eastAsia="Times New Roman" w:hAnsi="Times New Roman" w:cs="Times New Roman"/>
          <w:lang w:val="en-GB"/>
        </w:rPr>
        <w:t>ion</w:t>
      </w:r>
      <w:r w:rsidRPr="5CEE686C">
        <w:rPr>
          <w:rFonts w:ascii="Times New Roman" w:eastAsia="Times New Roman" w:hAnsi="Times New Roman" w:cs="Times New Roman"/>
          <w:lang w:val="en-GB"/>
        </w:rPr>
        <w:t xml:space="preserve"> of study procedures.</w:t>
      </w:r>
      <w:r>
        <w:tab/>
      </w:r>
    </w:p>
    <w:p w14:paraId="1F7C8DBF" w14:textId="77777777" w:rsidR="00BC3F09" w:rsidRDefault="00BC3F09" w:rsidP="00BC3F09">
      <w:pPr>
        <w:spacing w:line="480" w:lineRule="auto"/>
        <w:rPr>
          <w:rFonts w:ascii="Times New Roman" w:eastAsia="Times New Roman" w:hAnsi="Times New Roman" w:cs="Times New Roman"/>
          <w:b/>
          <w:bCs/>
          <w:lang w:val="en-GB"/>
        </w:rPr>
      </w:pPr>
    </w:p>
    <w:p w14:paraId="085696CE" w14:textId="77777777" w:rsidR="00BC3F09" w:rsidRDefault="00BC3F09" w:rsidP="00BC3F09">
      <w:pPr>
        <w:spacing w:line="480" w:lineRule="auto"/>
        <w:rPr>
          <w:rFonts w:ascii="Times New Roman" w:eastAsia="Times New Roman" w:hAnsi="Times New Roman" w:cs="Times New Roman"/>
          <w:b/>
          <w:bCs/>
          <w:lang w:val="en-GB"/>
        </w:rPr>
      </w:pPr>
      <w:r>
        <w:rPr>
          <w:rFonts w:ascii="Times New Roman" w:eastAsia="Times New Roman" w:hAnsi="Times New Roman" w:cs="Times New Roman"/>
          <w:b/>
          <w:bCs/>
          <w:lang w:val="en-GB"/>
        </w:rPr>
        <w:t>Data Collection</w:t>
      </w:r>
    </w:p>
    <w:p w14:paraId="689A81D2" w14:textId="68724B4D" w:rsidR="00D95110" w:rsidRDefault="00BC3F09" w:rsidP="00BC3F09">
      <w:pPr>
        <w:spacing w:line="480" w:lineRule="auto"/>
        <w:rPr>
          <w:rFonts w:ascii="Times New Roman" w:eastAsia="Times New Roman" w:hAnsi="Times New Roman" w:cs="Times New Roman"/>
          <w:bCs/>
          <w:lang w:val="en-GB"/>
        </w:rPr>
      </w:pPr>
      <w:r>
        <w:rPr>
          <w:rFonts w:ascii="Times New Roman" w:eastAsia="Times New Roman" w:hAnsi="Times New Roman" w:cs="Times New Roman"/>
          <w:b/>
          <w:bCs/>
          <w:lang w:val="en-GB"/>
        </w:rPr>
        <w:tab/>
      </w:r>
      <w:r w:rsidRPr="009A5AC1">
        <w:rPr>
          <w:rFonts w:ascii="Times New Roman" w:eastAsia="Times New Roman" w:hAnsi="Times New Roman" w:cs="Times New Roman"/>
          <w:bCs/>
          <w:lang w:val="en-GB"/>
        </w:rPr>
        <w:t xml:space="preserve">Participants will perform </w:t>
      </w:r>
      <w:r w:rsidR="00E57A58">
        <w:rPr>
          <w:rFonts w:ascii="Times New Roman" w:eastAsia="Times New Roman" w:hAnsi="Times New Roman" w:cs="Times New Roman"/>
          <w:bCs/>
          <w:lang w:val="en-GB"/>
        </w:rPr>
        <w:t>10</w:t>
      </w:r>
      <w:r w:rsidRPr="009A5AC1">
        <w:rPr>
          <w:rFonts w:ascii="Times New Roman" w:eastAsia="Times New Roman" w:hAnsi="Times New Roman" w:cs="Times New Roman"/>
          <w:bCs/>
          <w:lang w:val="en-GB"/>
        </w:rPr>
        <w:t xml:space="preserve">-Meter Walk Tests, conducted by licensed physical therapists, to obtain their self-selected walking speed (i.e. comfortable walking speed, CWS). </w:t>
      </w:r>
      <w:r w:rsidR="00D95110" w:rsidRPr="00D95110">
        <w:rPr>
          <w:rFonts w:ascii="Times New Roman" w:eastAsia="Times New Roman" w:hAnsi="Times New Roman" w:cs="Times New Roman"/>
          <w:bCs/>
          <w:lang w:val="en-GB"/>
        </w:rPr>
        <w:t xml:space="preserve">Kinetic data </w:t>
      </w:r>
      <w:r w:rsidR="00D95110">
        <w:rPr>
          <w:rFonts w:ascii="Times New Roman" w:eastAsia="Times New Roman" w:hAnsi="Times New Roman" w:cs="Times New Roman"/>
          <w:bCs/>
          <w:lang w:val="en-GB"/>
        </w:rPr>
        <w:t>will be</w:t>
      </w:r>
      <w:r w:rsidR="00D95110" w:rsidRPr="00D95110">
        <w:rPr>
          <w:rFonts w:ascii="Times New Roman" w:eastAsia="Times New Roman" w:hAnsi="Times New Roman" w:cs="Times New Roman"/>
          <w:bCs/>
          <w:lang w:val="en-GB"/>
        </w:rPr>
        <w:t xml:space="preserve"> collected during two separate 2-minute bouts of treadmill walking at 80% of their comfortable walking speed, as per study protocols. Ground reaction forces (GRFs) </w:t>
      </w:r>
      <w:r w:rsidR="00D95110">
        <w:rPr>
          <w:rFonts w:ascii="Times New Roman" w:eastAsia="Times New Roman" w:hAnsi="Times New Roman" w:cs="Times New Roman"/>
          <w:bCs/>
          <w:lang w:val="en-GB"/>
        </w:rPr>
        <w:t>will be</w:t>
      </w:r>
      <w:r w:rsidR="00D95110" w:rsidRPr="00D95110">
        <w:rPr>
          <w:rFonts w:ascii="Times New Roman" w:eastAsia="Times New Roman" w:hAnsi="Times New Roman" w:cs="Times New Roman"/>
          <w:bCs/>
          <w:lang w:val="en-GB"/>
        </w:rPr>
        <w:t xml:space="preserve"> collected using a dual-belt instrumented treadmill with 2 independent 6-degree of freedom force platforms (</w:t>
      </w:r>
      <w:proofErr w:type="spellStart"/>
      <w:r w:rsidR="00D95110" w:rsidRPr="00D95110">
        <w:rPr>
          <w:rFonts w:ascii="Times New Roman" w:eastAsia="Times New Roman" w:hAnsi="Times New Roman" w:cs="Times New Roman"/>
          <w:bCs/>
          <w:lang w:val="en-GB"/>
        </w:rPr>
        <w:t>Bertec</w:t>
      </w:r>
      <w:proofErr w:type="spellEnd"/>
      <w:r w:rsidR="00D95110" w:rsidRPr="00D95110">
        <w:rPr>
          <w:rFonts w:ascii="Times New Roman" w:eastAsia="Times New Roman" w:hAnsi="Times New Roman" w:cs="Times New Roman"/>
          <w:bCs/>
          <w:lang w:val="en-GB"/>
        </w:rPr>
        <w:t xml:space="preserve"> Corporation, Worth</w:t>
      </w:r>
      <w:r w:rsidR="00B15EF4">
        <w:rPr>
          <w:rFonts w:ascii="Times New Roman" w:eastAsia="Times New Roman" w:hAnsi="Times New Roman" w:cs="Times New Roman"/>
          <w:bCs/>
          <w:lang w:val="en-GB"/>
        </w:rPr>
        <w:t>ington, OH) sampling at 2000 Hz</w:t>
      </w:r>
      <w:r w:rsidR="0068467C">
        <w:rPr>
          <w:rFonts w:ascii="Times New Roman" w:eastAsia="Times New Roman" w:hAnsi="Times New Roman" w:cs="Times New Roman"/>
          <w:bCs/>
          <w:lang w:val="en-GB"/>
        </w:rPr>
        <w:t>.</w:t>
      </w:r>
    </w:p>
    <w:p w14:paraId="14130965" w14:textId="60A291BD" w:rsidR="00D95110" w:rsidDel="00D95110" w:rsidRDefault="00D95110" w:rsidP="00D95110">
      <w:pPr>
        <w:spacing w:line="480" w:lineRule="auto"/>
        <w:ind w:firstLine="720"/>
        <w:rPr>
          <w:del w:id="30" w:author="Alvarez, Andre, Marcos" w:date="2022-04-20T11:11:00Z"/>
          <w:rFonts w:ascii="Times New Roman" w:eastAsia="Times New Roman" w:hAnsi="Times New Roman" w:cs="Times New Roman"/>
          <w:bCs/>
          <w:lang w:val="en-GB"/>
        </w:rPr>
      </w:pPr>
      <w:r w:rsidRPr="00D95110">
        <w:rPr>
          <w:rFonts w:ascii="Times New Roman" w:eastAsia="Times New Roman" w:hAnsi="Times New Roman" w:cs="Times New Roman"/>
          <w:bCs/>
          <w:lang w:val="en-GB"/>
        </w:rPr>
        <w:t xml:space="preserve">Kinematic data </w:t>
      </w:r>
      <w:r>
        <w:rPr>
          <w:rFonts w:ascii="Times New Roman" w:eastAsia="Times New Roman" w:hAnsi="Times New Roman" w:cs="Times New Roman"/>
          <w:bCs/>
          <w:lang w:val="en-GB"/>
        </w:rPr>
        <w:t>will be</w:t>
      </w:r>
      <w:r w:rsidRPr="00D95110">
        <w:rPr>
          <w:rFonts w:ascii="Times New Roman" w:eastAsia="Times New Roman" w:hAnsi="Times New Roman" w:cs="Times New Roman"/>
          <w:bCs/>
          <w:lang w:val="en-GB"/>
        </w:rPr>
        <w:t xml:space="preserve"> captured by an 18-camera motion capture system (</w:t>
      </w:r>
      <w:proofErr w:type="spellStart"/>
      <w:r w:rsidRPr="00D95110">
        <w:rPr>
          <w:rFonts w:ascii="Times New Roman" w:eastAsia="Times New Roman" w:hAnsi="Times New Roman" w:cs="Times New Roman"/>
          <w:bCs/>
          <w:lang w:val="en-GB"/>
        </w:rPr>
        <w:t>Qualisys</w:t>
      </w:r>
      <w:proofErr w:type="spellEnd"/>
      <w:r w:rsidRPr="00D95110">
        <w:rPr>
          <w:rFonts w:ascii="Times New Roman" w:eastAsia="Times New Roman" w:hAnsi="Times New Roman" w:cs="Times New Roman"/>
          <w:bCs/>
          <w:lang w:val="en-GB"/>
        </w:rPr>
        <w:t xml:space="preserve">, </w:t>
      </w:r>
      <w:proofErr w:type="spellStart"/>
      <w:r w:rsidRPr="00D95110">
        <w:rPr>
          <w:rFonts w:ascii="Times New Roman" w:eastAsia="Times New Roman" w:hAnsi="Times New Roman" w:cs="Times New Roman"/>
          <w:bCs/>
          <w:lang w:val="en-GB"/>
        </w:rPr>
        <w:t>Göteborg</w:t>
      </w:r>
      <w:proofErr w:type="spellEnd"/>
      <w:r w:rsidRPr="00D95110">
        <w:rPr>
          <w:rFonts w:ascii="Times New Roman" w:eastAsia="Times New Roman" w:hAnsi="Times New Roman" w:cs="Times New Roman"/>
          <w:bCs/>
          <w:lang w:val="en-GB"/>
        </w:rPr>
        <w:t>, Sweden) based on the motion of reflective markers</w:t>
      </w:r>
      <w:r>
        <w:rPr>
          <w:rFonts w:ascii="Times New Roman" w:eastAsia="Times New Roman" w:hAnsi="Times New Roman" w:cs="Times New Roman"/>
          <w:bCs/>
          <w:lang w:val="en-GB"/>
        </w:rPr>
        <w:t xml:space="preserve"> (Figure 1)</w:t>
      </w:r>
      <w:r w:rsidRPr="00D95110">
        <w:rPr>
          <w:rFonts w:ascii="Times New Roman" w:eastAsia="Times New Roman" w:hAnsi="Times New Roman" w:cs="Times New Roman"/>
          <w:bCs/>
          <w:lang w:val="en-GB"/>
        </w:rPr>
        <w:t xml:space="preserve">. Single ‘landmark’ markers </w:t>
      </w:r>
      <w:r>
        <w:rPr>
          <w:rFonts w:ascii="Times New Roman" w:eastAsia="Times New Roman" w:hAnsi="Times New Roman" w:cs="Times New Roman"/>
          <w:bCs/>
          <w:lang w:val="en-GB"/>
        </w:rPr>
        <w:t>will be</w:t>
      </w:r>
      <w:r w:rsidRPr="00D95110">
        <w:rPr>
          <w:rFonts w:ascii="Times New Roman" w:eastAsia="Times New Roman" w:hAnsi="Times New Roman" w:cs="Times New Roman"/>
          <w:bCs/>
          <w:lang w:val="en-GB"/>
        </w:rPr>
        <w:t xml:space="preserve"> placed to establish anatomy, including: the first and fifth metatarsals; the medial </w:t>
      </w:r>
      <w:r w:rsidRPr="00D95110">
        <w:rPr>
          <w:rFonts w:ascii="Times New Roman" w:eastAsia="Times New Roman" w:hAnsi="Times New Roman" w:cs="Times New Roman"/>
          <w:bCs/>
          <w:lang w:val="en-GB"/>
        </w:rPr>
        <w:lastRenderedPageBreak/>
        <w:t xml:space="preserve">and lateral malleoli; the medial and lateral femoral condyles; the greater trochanters; the anterior superior iliac spines; and the iliac crests. Multiple ‘cluster’ markers </w:t>
      </w:r>
      <w:r>
        <w:rPr>
          <w:rFonts w:ascii="Times New Roman" w:eastAsia="Times New Roman" w:hAnsi="Times New Roman" w:cs="Times New Roman"/>
          <w:bCs/>
          <w:lang w:val="en-GB"/>
        </w:rPr>
        <w:t>will be</w:t>
      </w:r>
      <w:r w:rsidRPr="00D95110">
        <w:rPr>
          <w:rFonts w:ascii="Times New Roman" w:eastAsia="Times New Roman" w:hAnsi="Times New Roman" w:cs="Times New Roman"/>
          <w:bCs/>
          <w:lang w:val="en-GB"/>
        </w:rPr>
        <w:t xml:space="preserve"> placed to track the motion of the body segments, including: the pelvis, the upper legs (thighs), and the lower legs (shanks); two markers </w:t>
      </w:r>
      <w:r>
        <w:rPr>
          <w:rFonts w:ascii="Times New Roman" w:eastAsia="Times New Roman" w:hAnsi="Times New Roman" w:cs="Times New Roman"/>
          <w:bCs/>
          <w:lang w:val="en-GB"/>
        </w:rPr>
        <w:t>will</w:t>
      </w:r>
      <w:r w:rsidRPr="00D95110">
        <w:rPr>
          <w:rFonts w:ascii="Times New Roman" w:eastAsia="Times New Roman" w:hAnsi="Times New Roman" w:cs="Times New Roman"/>
          <w:bCs/>
          <w:lang w:val="en-GB"/>
        </w:rPr>
        <w:t xml:space="preserve"> also </w:t>
      </w:r>
      <w:r>
        <w:rPr>
          <w:rFonts w:ascii="Times New Roman" w:eastAsia="Times New Roman" w:hAnsi="Times New Roman" w:cs="Times New Roman"/>
          <w:bCs/>
          <w:lang w:val="en-GB"/>
        </w:rPr>
        <w:t xml:space="preserve">be </w:t>
      </w:r>
      <w:r w:rsidRPr="00D95110">
        <w:rPr>
          <w:rFonts w:ascii="Times New Roman" w:eastAsia="Times New Roman" w:hAnsi="Times New Roman" w:cs="Times New Roman"/>
          <w:bCs/>
          <w:lang w:val="en-GB"/>
        </w:rPr>
        <w:t>placed on the heel to create a cluster with the metatarsal markers. All markers were sampled at a ra</w:t>
      </w:r>
      <w:r>
        <w:rPr>
          <w:rFonts w:ascii="Times New Roman" w:eastAsia="Times New Roman" w:hAnsi="Times New Roman" w:cs="Times New Roman"/>
          <w:bCs/>
          <w:lang w:val="en-GB"/>
        </w:rPr>
        <w:t>te of 200 Hz.</w:t>
      </w:r>
    </w:p>
    <w:p w14:paraId="0388D66F" w14:textId="315E1058" w:rsidR="00D95110" w:rsidRDefault="00E17E6D" w:rsidP="00E17E6D">
      <w:pPr>
        <w:spacing w:line="480" w:lineRule="auto"/>
        <w:ind w:firstLine="720"/>
        <w:jc w:val="center"/>
        <w:rPr>
          <w:rFonts w:ascii="Times New Roman" w:eastAsia="Times New Roman" w:hAnsi="Times New Roman" w:cs="Times New Roman"/>
          <w:bCs/>
          <w:lang w:val="en-GB"/>
        </w:rPr>
      </w:pPr>
      <w:r w:rsidRPr="00E17E6D">
        <w:rPr>
          <w:rFonts w:ascii="Times New Roman" w:eastAsia="Times New Roman" w:hAnsi="Times New Roman" w:cs="Times New Roman"/>
          <w:bCs/>
        </w:rPr>
        <w:drawing>
          <wp:inline distT="0" distB="0" distL="0" distR="0" wp14:anchorId="4A68E337" wp14:editId="34E17FC3">
            <wp:extent cx="2816225" cy="2397125"/>
            <wp:effectExtent l="0" t="0" r="3175"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6225" cy="2397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0A5C2A9" w14:textId="20C707FE" w:rsidR="00E17E6D" w:rsidRPr="00E17E6D" w:rsidRDefault="00E17E6D" w:rsidP="00E17E6D">
      <w:pPr>
        <w:spacing w:line="480" w:lineRule="auto"/>
        <w:ind w:firstLine="720"/>
        <w:jc w:val="center"/>
        <w:rPr>
          <w:rFonts w:ascii="Times New Roman" w:eastAsia="Times New Roman" w:hAnsi="Times New Roman" w:cs="Times New Roman"/>
          <w:bCs/>
          <w:sz w:val="20"/>
          <w:szCs w:val="20"/>
          <w:lang w:val="en-GB"/>
        </w:rPr>
      </w:pPr>
      <w:r>
        <w:rPr>
          <w:rFonts w:ascii="Times New Roman" w:eastAsia="Times New Roman" w:hAnsi="Times New Roman" w:cs="Times New Roman"/>
          <w:b/>
          <w:bCs/>
          <w:sz w:val="20"/>
          <w:szCs w:val="20"/>
          <w:lang w:val="en-GB"/>
        </w:rPr>
        <w:t>Figure 1:</w:t>
      </w:r>
      <w:r>
        <w:rPr>
          <w:rFonts w:ascii="Times New Roman" w:eastAsia="Times New Roman" w:hAnsi="Times New Roman" w:cs="Times New Roman"/>
          <w:bCs/>
          <w:sz w:val="20"/>
          <w:szCs w:val="20"/>
          <w:lang w:val="en-GB"/>
        </w:rPr>
        <w:t xml:space="preserve"> Marker Placement</w:t>
      </w:r>
    </w:p>
    <w:p w14:paraId="459E14D4" w14:textId="57D7F683" w:rsidR="00D95110" w:rsidRDefault="00D95110" w:rsidP="00D95110">
      <w:pPr>
        <w:spacing w:line="480" w:lineRule="auto"/>
        <w:ind w:firstLine="720"/>
        <w:rPr>
          <w:rFonts w:ascii="Times New Roman" w:eastAsia="Times New Roman" w:hAnsi="Times New Roman" w:cs="Times New Roman"/>
          <w:bCs/>
          <w:lang w:val="en-GB"/>
        </w:rPr>
      </w:pPr>
      <w:r w:rsidRPr="00D95110">
        <w:rPr>
          <w:rFonts w:ascii="Times New Roman" w:eastAsia="Times New Roman" w:hAnsi="Times New Roman" w:cs="Times New Roman"/>
          <w:bCs/>
          <w:lang w:val="en-GB"/>
        </w:rPr>
        <w:t>A total of 7 IMUs (</w:t>
      </w:r>
      <w:proofErr w:type="spellStart"/>
      <w:r w:rsidRPr="00D95110">
        <w:rPr>
          <w:rFonts w:ascii="Times New Roman" w:eastAsia="Times New Roman" w:hAnsi="Times New Roman" w:cs="Times New Roman"/>
          <w:bCs/>
          <w:lang w:val="en-GB"/>
        </w:rPr>
        <w:t>Xsens</w:t>
      </w:r>
      <w:proofErr w:type="spellEnd"/>
      <w:r w:rsidRPr="00D95110">
        <w:rPr>
          <w:rFonts w:ascii="Times New Roman" w:eastAsia="Times New Roman" w:hAnsi="Times New Roman" w:cs="Times New Roman"/>
          <w:bCs/>
          <w:lang w:val="en-GB"/>
        </w:rPr>
        <w:t xml:space="preserve"> Technologies B.V., </w:t>
      </w:r>
      <w:proofErr w:type="spellStart"/>
      <w:r w:rsidRPr="00D95110">
        <w:rPr>
          <w:rFonts w:ascii="Times New Roman" w:eastAsia="Times New Roman" w:hAnsi="Times New Roman" w:cs="Times New Roman"/>
          <w:bCs/>
          <w:lang w:val="en-GB"/>
        </w:rPr>
        <w:t>Enschede</w:t>
      </w:r>
      <w:proofErr w:type="spellEnd"/>
      <w:r w:rsidRPr="00D95110">
        <w:rPr>
          <w:rFonts w:ascii="Times New Roman" w:eastAsia="Times New Roman" w:hAnsi="Times New Roman" w:cs="Times New Roman"/>
          <w:bCs/>
          <w:lang w:val="en-GB"/>
        </w:rPr>
        <w:t>, Netherlands)</w:t>
      </w:r>
      <w:r w:rsidR="001A74AB">
        <w:rPr>
          <w:rFonts w:ascii="Times New Roman" w:eastAsia="Times New Roman" w:hAnsi="Times New Roman" w:cs="Times New Roman"/>
          <w:bCs/>
          <w:lang w:val="en-GB"/>
        </w:rPr>
        <w:t>, sampling at 100 Hz,</w:t>
      </w:r>
      <w:r w:rsidRPr="00D95110">
        <w:rPr>
          <w:rFonts w:ascii="Times New Roman" w:eastAsia="Times New Roman" w:hAnsi="Times New Roman" w:cs="Times New Roman"/>
          <w:bCs/>
          <w:lang w:val="en-GB"/>
        </w:rPr>
        <w:t xml:space="preserve"> will be collected concurrently with the motion capture data. They will be placed on the pelvis, as well as bilaterally on the thigh, shank and foot segments</w:t>
      </w:r>
      <w:r>
        <w:rPr>
          <w:rFonts w:ascii="Times New Roman" w:eastAsia="Times New Roman" w:hAnsi="Times New Roman" w:cs="Times New Roman"/>
          <w:bCs/>
          <w:lang w:val="en-GB"/>
        </w:rPr>
        <w:t xml:space="preserve"> (Figure 2)</w:t>
      </w:r>
      <w:r w:rsidRPr="00D95110">
        <w:rPr>
          <w:rFonts w:ascii="Times New Roman" w:eastAsia="Times New Roman" w:hAnsi="Times New Roman" w:cs="Times New Roman"/>
          <w:bCs/>
          <w:lang w:val="en-GB"/>
        </w:rPr>
        <w:t>.</w:t>
      </w:r>
    </w:p>
    <w:p w14:paraId="2C06CD5E" w14:textId="0191F454" w:rsidR="00E17E6D" w:rsidRDefault="00E17E6D" w:rsidP="00E17E6D">
      <w:pPr>
        <w:spacing w:line="480" w:lineRule="auto"/>
        <w:ind w:firstLine="720"/>
        <w:jc w:val="center"/>
        <w:rPr>
          <w:rFonts w:ascii="Times New Roman" w:eastAsia="Times New Roman" w:hAnsi="Times New Roman" w:cs="Times New Roman"/>
          <w:bCs/>
          <w:lang w:val="en-GB"/>
        </w:rPr>
      </w:pPr>
      <w:r w:rsidRPr="00E17E6D">
        <w:rPr>
          <w:rFonts w:ascii="Times New Roman" w:eastAsia="Times New Roman" w:hAnsi="Times New Roman" w:cs="Times New Roman"/>
          <w:bCs/>
        </w:rPr>
        <w:drawing>
          <wp:inline distT="0" distB="0" distL="0" distR="0" wp14:anchorId="2BD57D52" wp14:editId="38358AFB">
            <wp:extent cx="2832100" cy="2452688"/>
            <wp:effectExtent l="0" t="0" r="6350" b="508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2100" cy="24526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756DE8E" w14:textId="6E05C523" w:rsidR="00E17E6D" w:rsidRPr="00E17E6D" w:rsidRDefault="00E17E6D" w:rsidP="00E17E6D">
      <w:pPr>
        <w:spacing w:line="480" w:lineRule="auto"/>
        <w:ind w:firstLine="720"/>
        <w:jc w:val="center"/>
        <w:rPr>
          <w:rFonts w:ascii="Times New Roman" w:eastAsia="Times New Roman" w:hAnsi="Times New Roman" w:cs="Times New Roman"/>
          <w:bCs/>
          <w:sz w:val="20"/>
          <w:szCs w:val="20"/>
          <w:lang w:val="en-GB"/>
        </w:rPr>
      </w:pPr>
      <w:r>
        <w:rPr>
          <w:rFonts w:ascii="Times New Roman" w:eastAsia="Times New Roman" w:hAnsi="Times New Roman" w:cs="Times New Roman"/>
          <w:b/>
          <w:bCs/>
          <w:sz w:val="20"/>
          <w:szCs w:val="20"/>
          <w:lang w:val="en-GB"/>
        </w:rPr>
        <w:lastRenderedPageBreak/>
        <w:t>Figure 2:</w:t>
      </w:r>
      <w:r>
        <w:rPr>
          <w:rFonts w:ascii="Times New Roman" w:eastAsia="Times New Roman" w:hAnsi="Times New Roman" w:cs="Times New Roman"/>
          <w:bCs/>
          <w:sz w:val="20"/>
          <w:szCs w:val="20"/>
          <w:lang w:val="en-GB"/>
        </w:rPr>
        <w:t xml:space="preserve"> IMU Placement</w:t>
      </w:r>
    </w:p>
    <w:p w14:paraId="70295C08" w14:textId="77777777" w:rsidR="00D95110" w:rsidRDefault="00D95110" w:rsidP="00BC3F09">
      <w:pPr>
        <w:spacing w:line="480" w:lineRule="auto"/>
        <w:rPr>
          <w:rFonts w:ascii="Times New Roman" w:eastAsia="Times New Roman" w:hAnsi="Times New Roman" w:cs="Times New Roman"/>
          <w:bCs/>
          <w:lang w:val="en-GB"/>
        </w:rPr>
      </w:pPr>
    </w:p>
    <w:p w14:paraId="5615EA6E" w14:textId="77777777" w:rsidR="00BC3F09" w:rsidRDefault="00BC3F09" w:rsidP="00BC3F09">
      <w:pPr>
        <w:spacing w:line="480" w:lineRule="auto"/>
        <w:rPr>
          <w:rFonts w:ascii="Times New Roman" w:eastAsia="Times New Roman" w:hAnsi="Times New Roman" w:cs="Times New Roman"/>
          <w:b/>
          <w:bCs/>
          <w:lang w:val="en-GB"/>
        </w:rPr>
      </w:pPr>
    </w:p>
    <w:p w14:paraId="21CF5C99" w14:textId="77777777" w:rsidR="00BC3F09" w:rsidRPr="009A5AC1" w:rsidRDefault="00BC3F09" w:rsidP="00BC3F09">
      <w:pPr>
        <w:spacing w:line="480" w:lineRule="auto"/>
        <w:rPr>
          <w:rFonts w:ascii="Times New Roman" w:eastAsia="Times New Roman" w:hAnsi="Times New Roman" w:cs="Times New Roman"/>
          <w:bCs/>
          <w:lang w:val="en-GB"/>
        </w:rPr>
      </w:pPr>
      <w:r>
        <w:rPr>
          <w:rFonts w:ascii="Times New Roman" w:eastAsia="Times New Roman" w:hAnsi="Times New Roman" w:cs="Times New Roman"/>
          <w:b/>
          <w:bCs/>
          <w:lang w:val="en-GB"/>
        </w:rPr>
        <w:t>Data Processing</w:t>
      </w:r>
    </w:p>
    <w:p w14:paraId="2B201CDF" w14:textId="5B1AFD7B" w:rsidR="00BC3F09" w:rsidRDefault="00AB161E" w:rsidP="00BC3F09">
      <w:pPr>
        <w:spacing w:line="480" w:lineRule="auto"/>
        <w:rPr>
          <w:rFonts w:ascii="Times New Roman" w:eastAsia="Times New Roman" w:hAnsi="Times New Roman" w:cs="Times New Roman"/>
          <w:bCs/>
          <w:lang w:val="en-GB"/>
        </w:rPr>
      </w:pPr>
      <w:r>
        <w:rPr>
          <w:rFonts w:ascii="Times New Roman" w:eastAsia="Times New Roman" w:hAnsi="Times New Roman" w:cs="Times New Roman"/>
          <w:bCs/>
          <w:lang w:val="en-GB"/>
        </w:rPr>
        <w:tab/>
      </w:r>
      <w:r w:rsidRPr="00AB161E">
        <w:rPr>
          <w:rFonts w:ascii="Times New Roman" w:eastAsia="Times New Roman" w:hAnsi="Times New Roman" w:cs="Times New Roman"/>
          <w:bCs/>
          <w:lang w:val="en-GB"/>
        </w:rPr>
        <w:t xml:space="preserve">Marker motion capture data will be clean in </w:t>
      </w:r>
      <w:proofErr w:type="spellStart"/>
      <w:r w:rsidRPr="00AB161E">
        <w:rPr>
          <w:rFonts w:ascii="Times New Roman" w:eastAsia="Times New Roman" w:hAnsi="Times New Roman" w:cs="Times New Roman"/>
          <w:bCs/>
          <w:lang w:val="en-GB"/>
        </w:rPr>
        <w:t>Qualysis</w:t>
      </w:r>
      <w:proofErr w:type="spellEnd"/>
      <w:r w:rsidRPr="00AB161E">
        <w:rPr>
          <w:rFonts w:ascii="Times New Roman" w:eastAsia="Times New Roman" w:hAnsi="Times New Roman" w:cs="Times New Roman"/>
          <w:bCs/>
          <w:lang w:val="en-GB"/>
        </w:rPr>
        <w:t xml:space="preserve"> Track Manager; marker and force plate data will be filtered in Visual3D</w:t>
      </w:r>
      <w:r w:rsidR="0068467C">
        <w:rPr>
          <w:rFonts w:ascii="Times New Roman" w:eastAsia="Times New Roman" w:hAnsi="Times New Roman" w:cs="Times New Roman"/>
          <w:bCs/>
          <w:lang w:val="en-GB"/>
        </w:rPr>
        <w:t xml:space="preserve"> </w:t>
      </w:r>
      <w:r w:rsidR="0068467C">
        <w:rPr>
          <w:rFonts w:ascii="Times New Roman" w:eastAsia="Times New Roman" w:hAnsi="Times New Roman" w:cs="Times New Roman"/>
          <w:bCs/>
          <w:lang w:val="en-GB"/>
        </w:rPr>
        <w:t xml:space="preserve"> </w:t>
      </w:r>
      <w:r w:rsidR="0068467C">
        <w:rPr>
          <w:rFonts w:ascii="Times New Roman" w:hAnsi="Times New Roman" w:cs="Times New Roman"/>
        </w:rPr>
        <w:t>using a bi-directional Butterworth low pass filter at 30 H</w:t>
      </w:r>
      <w:r w:rsidR="0068467C">
        <w:rPr>
          <w:rFonts w:ascii="Times New Roman" w:hAnsi="Times New Roman" w:cs="Times New Roman"/>
        </w:rPr>
        <w:t>z</w:t>
      </w:r>
      <w:r w:rsidRPr="00AB161E">
        <w:rPr>
          <w:rFonts w:ascii="Times New Roman" w:eastAsia="Times New Roman" w:hAnsi="Times New Roman" w:cs="Times New Roman"/>
          <w:bCs/>
          <w:lang w:val="en-GB"/>
        </w:rPr>
        <w:t>, then entered into MATLAB for further processing. Using MATLAB 2019a (</w:t>
      </w:r>
      <w:proofErr w:type="spellStart"/>
      <w:r w:rsidRPr="00AB161E">
        <w:rPr>
          <w:rFonts w:ascii="Times New Roman" w:eastAsia="Times New Roman" w:hAnsi="Times New Roman" w:cs="Times New Roman"/>
          <w:bCs/>
          <w:lang w:val="en-GB"/>
        </w:rPr>
        <w:t>Mathworks</w:t>
      </w:r>
      <w:proofErr w:type="spellEnd"/>
      <w:r w:rsidRPr="00AB161E">
        <w:rPr>
          <w:rFonts w:ascii="Times New Roman" w:eastAsia="Times New Roman" w:hAnsi="Times New Roman" w:cs="Times New Roman"/>
          <w:bCs/>
          <w:lang w:val="en-GB"/>
        </w:rPr>
        <w:t>, Natick</w:t>
      </w:r>
      <w:r w:rsidR="009221ED">
        <w:rPr>
          <w:rFonts w:ascii="Times New Roman" w:eastAsia="Times New Roman" w:hAnsi="Times New Roman" w:cs="Times New Roman"/>
          <w:bCs/>
          <w:lang w:val="en-GB"/>
        </w:rPr>
        <w:t>, MA), the total number of str</w:t>
      </w:r>
      <w:r w:rsidRPr="00AB161E">
        <w:rPr>
          <w:rFonts w:ascii="Times New Roman" w:eastAsia="Times New Roman" w:hAnsi="Times New Roman" w:cs="Times New Roman"/>
          <w:bCs/>
          <w:lang w:val="en-GB"/>
        </w:rPr>
        <w:t>ides per participant will be combined across both walking bouts. Each stride will be normalized to percent body weight (%</w:t>
      </w:r>
      <w:proofErr w:type="spellStart"/>
      <w:r w:rsidRPr="00AB161E">
        <w:rPr>
          <w:rFonts w:ascii="Times New Roman" w:eastAsia="Times New Roman" w:hAnsi="Times New Roman" w:cs="Times New Roman"/>
          <w:bCs/>
          <w:lang w:val="en-GB"/>
        </w:rPr>
        <w:t>bw</w:t>
      </w:r>
      <w:proofErr w:type="spellEnd"/>
      <w:r w:rsidRPr="00AB161E">
        <w:rPr>
          <w:rFonts w:ascii="Times New Roman" w:eastAsia="Times New Roman" w:hAnsi="Times New Roman" w:cs="Times New Roman"/>
          <w:bCs/>
          <w:lang w:val="en-GB"/>
        </w:rPr>
        <w:t>) as per the literature, and percent stance time (%</w:t>
      </w:r>
      <w:proofErr w:type="spellStart"/>
      <w:r w:rsidRPr="00AB161E">
        <w:rPr>
          <w:rFonts w:ascii="Times New Roman" w:eastAsia="Times New Roman" w:hAnsi="Times New Roman" w:cs="Times New Roman"/>
          <w:bCs/>
          <w:lang w:val="en-GB"/>
        </w:rPr>
        <w:t>st</w:t>
      </w:r>
      <w:proofErr w:type="spellEnd"/>
      <w:r w:rsidRPr="00AB161E">
        <w:rPr>
          <w:rFonts w:ascii="Times New Roman" w:eastAsia="Times New Roman" w:hAnsi="Times New Roman" w:cs="Times New Roman"/>
          <w:bCs/>
          <w:lang w:val="en-GB"/>
        </w:rPr>
        <w:t xml:space="preserve">, defined as the duration of the stance phase, from initial contact to final contact); the latter decision was made to better focus future analysis on the effects of propulsion, regardless of other factors in the gait cycle, as well as its common use by clinicians. Propulsion metrics found to be </w:t>
      </w:r>
      <w:commentRangeStart w:id="31"/>
      <w:commentRangeStart w:id="32"/>
      <w:r w:rsidRPr="00AB161E">
        <w:rPr>
          <w:rFonts w:ascii="Times New Roman" w:eastAsia="Times New Roman" w:hAnsi="Times New Roman" w:cs="Times New Roman"/>
          <w:bCs/>
          <w:lang w:val="en-GB"/>
        </w:rPr>
        <w:t xml:space="preserve">significant </w:t>
      </w:r>
      <w:commentRangeEnd w:id="31"/>
      <w:r w:rsidR="00AA4BF5">
        <w:rPr>
          <w:rStyle w:val="CommentReference"/>
        </w:rPr>
        <w:commentReference w:id="31"/>
      </w:r>
      <w:commentRangeEnd w:id="32"/>
      <w:r w:rsidR="00F25EA9">
        <w:rPr>
          <w:rStyle w:val="CommentReference"/>
        </w:rPr>
        <w:commentReference w:id="32"/>
      </w:r>
      <w:r w:rsidRPr="00AB161E">
        <w:rPr>
          <w:rFonts w:ascii="Times New Roman" w:eastAsia="Times New Roman" w:hAnsi="Times New Roman" w:cs="Times New Roman"/>
          <w:bCs/>
          <w:lang w:val="en-GB"/>
        </w:rPr>
        <w:t>as part of Study 1 will be calculated.</w:t>
      </w:r>
    </w:p>
    <w:p w14:paraId="04302F5B" w14:textId="5B608F6B" w:rsidR="00AB161E" w:rsidRDefault="00AB161E" w:rsidP="00AB161E">
      <w:pPr>
        <w:spacing w:line="480" w:lineRule="auto"/>
        <w:ind w:firstLine="720"/>
        <w:rPr>
          <w:rFonts w:ascii="Times New Roman" w:eastAsia="Times New Roman" w:hAnsi="Times New Roman" w:cs="Times New Roman"/>
          <w:bCs/>
          <w:lang w:val="en-GB"/>
        </w:rPr>
      </w:pPr>
      <w:r w:rsidRPr="00AB161E">
        <w:rPr>
          <w:rFonts w:ascii="Times New Roman" w:eastAsia="Times New Roman" w:hAnsi="Times New Roman" w:cs="Times New Roman"/>
          <w:bCs/>
          <w:lang w:val="en-GB"/>
        </w:rPr>
        <w:t xml:space="preserve">The IMU data will </w:t>
      </w:r>
      <w:commentRangeStart w:id="33"/>
      <w:r w:rsidRPr="00AB161E">
        <w:rPr>
          <w:rFonts w:ascii="Times New Roman" w:eastAsia="Times New Roman" w:hAnsi="Times New Roman" w:cs="Times New Roman"/>
          <w:bCs/>
          <w:lang w:val="en-GB"/>
        </w:rPr>
        <w:t xml:space="preserve">be cleaned and filtered </w:t>
      </w:r>
      <w:commentRangeEnd w:id="33"/>
      <w:r w:rsidR="004D544B">
        <w:rPr>
          <w:rStyle w:val="CommentReference"/>
        </w:rPr>
        <w:commentReference w:id="33"/>
      </w:r>
      <w:r w:rsidRPr="00AB161E">
        <w:rPr>
          <w:rFonts w:ascii="Times New Roman" w:eastAsia="Times New Roman" w:hAnsi="Times New Roman" w:cs="Times New Roman"/>
          <w:bCs/>
          <w:lang w:val="en-GB"/>
        </w:rPr>
        <w:t>in MATLAB, then conducted into features for use in the machine learning algorithm (Table 2). Univariate feature ranking will examine the importance of each predictor individually using an F-test, and then rank features using the p-</w:t>
      </w:r>
      <w:r>
        <w:rPr>
          <w:rFonts w:ascii="Times New Roman" w:eastAsia="Times New Roman" w:hAnsi="Times New Roman" w:cs="Times New Roman"/>
          <w:bCs/>
          <w:lang w:val="en-GB"/>
        </w:rPr>
        <w:t>values of the F-test statistics,</w:t>
      </w:r>
      <w:r w:rsidRPr="00AB161E">
        <w:rPr>
          <w:rFonts w:ascii="Times New Roman" w:eastAsia="Times New Roman" w:hAnsi="Times New Roman" w:cs="Times New Roman"/>
          <w:bCs/>
          <w:lang w:val="en-GB"/>
        </w:rPr>
        <w:t xml:space="preserve"> an alpha of 0.05 </w:t>
      </w:r>
      <w:r>
        <w:rPr>
          <w:rFonts w:ascii="Times New Roman" w:eastAsia="Times New Roman" w:hAnsi="Times New Roman" w:cs="Times New Roman"/>
          <w:bCs/>
          <w:lang w:val="en-GB"/>
        </w:rPr>
        <w:t>determining</w:t>
      </w:r>
      <w:r w:rsidRPr="00AB161E">
        <w:rPr>
          <w:rFonts w:ascii="Times New Roman" w:eastAsia="Times New Roman" w:hAnsi="Times New Roman" w:cs="Times New Roman"/>
          <w:bCs/>
          <w:lang w:val="en-GB"/>
        </w:rPr>
        <w:t xml:space="preserve"> inclusion in the model. Once obtained, these features will be used to train and test a supervised model using support vector machines (SVM), </w:t>
      </w:r>
      <w:r w:rsidR="00822BA4">
        <w:rPr>
          <w:rFonts w:ascii="Times New Roman" w:eastAsia="Times New Roman" w:hAnsi="Times New Roman" w:cs="Times New Roman"/>
          <w:bCs/>
          <w:lang w:val="en-GB"/>
        </w:rPr>
        <w:t>a common choice in the literature</w:t>
      </w:r>
      <w:r w:rsidR="00153737">
        <w:rPr>
          <w:rFonts w:ascii="Times New Roman" w:eastAsia="Times New Roman" w:hAnsi="Times New Roman" w:cs="Times New Roman"/>
          <w:bCs/>
          <w:lang w:val="en-GB"/>
        </w:rPr>
        <w:fldChar w:fldCharType="begin"/>
      </w:r>
      <w:r w:rsidR="004D544B">
        <w:rPr>
          <w:rFonts w:ascii="Times New Roman" w:eastAsia="Times New Roman" w:hAnsi="Times New Roman" w:cs="Times New Roman"/>
          <w:bCs/>
          <w:lang w:val="en-GB"/>
        </w:rPr>
        <w:instrText xml:space="preserve"> ADDIN ZOTERO_ITEM CSL_CITATION {"citationID":"P54jQR3n","properties":{"formattedCitation":"\\super 70\\uc0\\u8211{}73\\nosupersub{}","plainCitation":"70–73","noteIndex":0},"citationItems":[{"id":1767,"uris":["http://zotero.org/users/5502413/items/7MIZEXS8"],"itemData":{"id":1767,"type":"article-journal","abstract":"This paper investigated application of a machine learning approach (Support vector machine, SVM) for the automatic recognition of gait changes due to ageing using three types of gait measures: basic temporal/spatial, kinetic and kinematic. The gaits of 12 young and 12 elderly participants were recorded and analysed using a synchronized PEAK motion analysis system and a force platform during normal walking. Altogether, 24 gait features describing the three types of gait characteristics were extracted for developing gait recognition models and later testing of generalization performance. Test results indicated an overall accuracy of 91.7% by the SVM in its capacity to distinguish the two gait patterns. The classiﬁcation ability of the SVM was found to be unaffected across six kernel functions (linear, polynomial, radial basis, exponential radial basis, multi-layer perceptron and spline). Gait recognition rate improved when features were selected from different gait data type. A feature selection algorithm demonstrated that as little as three gait features, one selected from each data type, could effectively distinguish the age groups with 100% accuracy. These results demonstrate considerable potential in applying SVMs in gait classiﬁcation for many applications.","container-title":"Journal of Biomechanics","DOI":"10.1016/j.jbiomech.2004.05.002","ISSN":"00219290","issue":"3","language":"en","note":"tex.ids: beggMachineLearningApproach2005a","page":"401-408","source":"Crossref","title":"A machine learning approach for automated recognition of movement patterns using basic, kinetic and kinematic gait data","volume":"38","author":[{"family":"Begg","given":"R."},{"family":"Kamruzzaman","given":"J."}],"issued":{"date-parts":[["2005",3]]},"citation-key":"beggMachineLearningApproach2005"}},{"id":1752,"uris":["http://zotero.org/users/5502413/items/FRJ5BVYJ"],"itemData":{"id":1752,"type":"article-journal","abstract":"Ageing influences gait patterns causing constant threats to control of locomotor balance. Automated recognition of gait changes has many advantages including, early identification of at-risk gait and monitoring the progress of treatment outcomes. In this paper, we apply an artificial intelligence technique [support vector machines (SVM)] for the automatic recognition of young-old gait types from their respective gait-patterns. Minimum foot clearance (MFC) data of 30 young and 28 elderly participants were analyzed using a PEAK-2D motion analysis system during a 20-min continuous walk on a treadmill at self-selected walking speed. Gait features extracted from individual MFC histogram-plot and Poincare/spl acute/-plot images were used to train the SVM. Cross-validation test results indicate that the generalization performance of the SVM was on average 83.3% (/spl plusmn/2.9) to recognize young and elderly gait patterns, compared to a neural network's accuracy of 75.0/spl plusmn/5.0. A \"hill-climbing\" feature selection algorithm demonstrated that a small subset (3-5) of gait features extracted from MFC plots could differentiate the gait patterns with 90% accuracy. Performance of the gait classifier was evaluated using areas under the receiver operating characteristic plots. Improved performance of the classifier was evident when trained with reduced number of selected good features and with radial basis function kernel. These results suggest that SVMs can function as an efficient gait classifier for recognition of young and elderly gait patterns, and has the potential for wider applications in gait identification for falls-risk minimization in the elderly.","container-title":"IEEE Transactions on Biomedical Engineering","DOI":"10.1109/TBME.2005.845241","ISSN":"1558-2531","issue":"5","note":"tex.ids: beggSupportVectorMachines2005a","page":"828-838","source":"IEEE Xplore","title":"Support vector machines for automated gait classification","volume":"52","author":[{"family":"Begg","given":"R.K."},{"family":"Palaniswami","given":"M."},{"family":"Owen","given":"B."}],"issued":{"date-parts":[["2005",5]]},"citation-key":"beggSupportVectorMachines2005"}},{"id":1366,"uris":["http://zotero.org/users/5502413/items/7TPVDISS"],"itemData":{"id":1366,"type":"article-journal","abstract":"Machine learning methods have been widely used for gait assessment through the estimation of spatio-temporal parameters. As a further step, the objective of this work is to propose and validate a general probabilistic modeling approach for the classiﬁcation of different pathological gaits. Speciﬁcally, the presented methodology was tested on gait data recorded on two pathological populations (Huntington’s disease and post-stroke subjects) and healthy elderly controls using data from inertial measurement units placed at shank and waist. By extracting features from group-speciﬁc Hidden Markov Models (HMMs) and signal information in time and frequency domain, a Support Vector Machines classiﬁer (SVM) was designed and validated. The 90.5% of subjects was assigned to the right group after leave-one-subject–out cross validation and majority voting. The long-term goal we point to is the gait assessment in everyday life to early detect gait alterations.","container-title":"Sensors","DOI":"10.3390/s16010134","ISSN":"1424-8220","issue":"1","language":"en","note":"tex.ids: manniniMachineLearningFramework2016a","page":"134","source":"Crossref","title":"A Machine Learning Framework for Gait Classification Using Inertial Sensors: Application to Elderly, Post-Stroke and Huntington’s Disease Patients","title-short":"A Machine Learning Framework for Gait Classification Using Inertial Sensors","volume":"16","author":[{"family":"Mannini","given":"Andrea"},{"family":"Trojaniello","given":"Diana"},{"family":"Cereatti","given":"Andrea"},{"family":"Sabatini","given":"Angelo"}],"issued":{"date-parts":[["2016",1,21]]},"citation-key":"manniniMachineLearningFramework2016"}},{"id":1756,"uris":["http://zotero.org/users/5502413/items/3KN73YWR"],"itemData":{"id":1756,"type":"article-journal","container-title":"Journal of Applied Sciences","note":"tex.ids: tahirParkinsonDiseaseGait2012a","page":"180-185","title":"Parkinson Disease Gait Classiﬁcation based on Machine Learning Approach","volume":"12","author":[{"family":"Tahir","given":"Nooritawati Md"},{"family":"Manap","given":"Hany Hazfiza"}],"issued":{"date-parts":[["2012"]]},"citation-key":"tahirParkinsonDiseaseGait2012"}}],"schema":"https://github.com/citation-style-language/schema/raw/master/csl-citation.json"} </w:instrText>
      </w:r>
      <w:r w:rsidR="00153737">
        <w:rPr>
          <w:rFonts w:ascii="Times New Roman" w:eastAsia="Times New Roman" w:hAnsi="Times New Roman" w:cs="Times New Roman"/>
          <w:bCs/>
          <w:lang w:val="en-GB"/>
        </w:rPr>
        <w:fldChar w:fldCharType="separate"/>
      </w:r>
      <w:r w:rsidR="004D544B" w:rsidRPr="004D544B">
        <w:rPr>
          <w:rFonts w:ascii="Times New Roman" w:hAnsi="Times New Roman" w:cs="Times New Roman"/>
          <w:vertAlign w:val="superscript"/>
        </w:rPr>
        <w:t>70–73</w:t>
      </w:r>
      <w:r w:rsidR="00153737">
        <w:rPr>
          <w:rFonts w:ascii="Times New Roman" w:eastAsia="Times New Roman" w:hAnsi="Times New Roman" w:cs="Times New Roman"/>
          <w:bCs/>
          <w:lang w:val="en-GB"/>
        </w:rPr>
        <w:fldChar w:fldCharType="end"/>
      </w:r>
      <w:r w:rsidR="00822BA4">
        <w:rPr>
          <w:rFonts w:ascii="Times New Roman" w:eastAsia="Times New Roman" w:hAnsi="Times New Roman" w:cs="Times New Roman"/>
          <w:bCs/>
          <w:lang w:val="en-GB"/>
        </w:rPr>
        <w:t xml:space="preserve">; </w:t>
      </w:r>
      <w:commentRangeStart w:id="34"/>
      <w:commentRangeStart w:id="35"/>
      <w:r w:rsidRPr="00AB161E">
        <w:rPr>
          <w:rFonts w:ascii="Times New Roman" w:eastAsia="Times New Roman" w:hAnsi="Times New Roman" w:cs="Times New Roman"/>
          <w:bCs/>
          <w:lang w:val="en-GB"/>
        </w:rPr>
        <w:t>70% of the data</w:t>
      </w:r>
      <w:commentRangeEnd w:id="34"/>
      <w:r w:rsidR="00103AC8">
        <w:rPr>
          <w:rStyle w:val="CommentReference"/>
        </w:rPr>
        <w:commentReference w:id="34"/>
      </w:r>
      <w:commentRangeEnd w:id="35"/>
      <w:r w:rsidR="00F25EA9">
        <w:rPr>
          <w:rStyle w:val="CommentReference"/>
        </w:rPr>
        <w:commentReference w:id="35"/>
      </w:r>
      <w:r w:rsidRPr="00AB161E">
        <w:rPr>
          <w:rFonts w:ascii="Times New Roman" w:eastAsia="Times New Roman" w:hAnsi="Times New Roman" w:cs="Times New Roman"/>
          <w:bCs/>
          <w:lang w:val="en-GB"/>
        </w:rPr>
        <w:t xml:space="preserve"> used for training and 30% for testing</w:t>
      </w:r>
      <w:r>
        <w:rPr>
          <w:rFonts w:ascii="Times New Roman" w:eastAsia="Times New Roman" w:hAnsi="Times New Roman" w:cs="Times New Roman"/>
          <w:bCs/>
          <w:lang w:val="en-GB"/>
        </w:rPr>
        <w:t xml:space="preserve"> to determine the generalization of the model. This process will be completed for both the propulsion metrics, as well as for the APGRF </w:t>
      </w:r>
      <w:ins w:id="36" w:author="Alvarez, Andre, Marcos" w:date="2022-04-28T10:23:00Z">
        <w:r w:rsidR="003F1BEF">
          <w:rPr>
            <w:rFonts w:ascii="Times New Roman" w:eastAsia="Times New Roman" w:hAnsi="Times New Roman" w:cs="Times New Roman"/>
            <w:bCs/>
            <w:lang w:val="en-GB"/>
          </w:rPr>
          <w:t xml:space="preserve">time series </w:t>
        </w:r>
      </w:ins>
      <w:r>
        <w:rPr>
          <w:rFonts w:ascii="Times New Roman" w:eastAsia="Times New Roman" w:hAnsi="Times New Roman" w:cs="Times New Roman"/>
          <w:bCs/>
          <w:lang w:val="en-GB"/>
        </w:rPr>
        <w:t xml:space="preserve">curve. </w:t>
      </w:r>
    </w:p>
    <w:tbl>
      <w:tblPr>
        <w:tblStyle w:val="TableGrid"/>
        <w:tblW w:w="0" w:type="auto"/>
        <w:tblInd w:w="108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9"/>
        <w:gridCol w:w="2073"/>
        <w:gridCol w:w="1534"/>
        <w:gridCol w:w="1109"/>
      </w:tblGrid>
      <w:tr w:rsidR="002A03AF" w:rsidRPr="002A03AF" w14:paraId="6CE754FC" w14:textId="77777777" w:rsidTr="002A03AF">
        <w:tc>
          <w:tcPr>
            <w:tcW w:w="1629" w:type="dxa"/>
            <w:tcBorders>
              <w:top w:val="nil"/>
              <w:bottom w:val="nil"/>
              <w:right w:val="nil"/>
            </w:tcBorders>
          </w:tcPr>
          <w:p w14:paraId="4320AF09" w14:textId="77777777" w:rsidR="002A03AF" w:rsidRPr="002A03AF" w:rsidRDefault="002A03AF" w:rsidP="002A03AF">
            <w:pPr>
              <w:spacing w:after="160" w:line="259" w:lineRule="auto"/>
              <w:rPr>
                <w:rFonts w:ascii="Times New Roman" w:eastAsiaTheme="minorHAnsi" w:hAnsi="Times New Roman" w:cs="Times New Roman"/>
                <w:b/>
              </w:rPr>
            </w:pPr>
            <w:r w:rsidRPr="002A03AF">
              <w:rPr>
                <w:rFonts w:ascii="Times New Roman" w:eastAsiaTheme="minorHAnsi" w:hAnsi="Times New Roman" w:cs="Times New Roman"/>
                <w:b/>
              </w:rPr>
              <w:t>Source</w:t>
            </w:r>
          </w:p>
        </w:tc>
        <w:tc>
          <w:tcPr>
            <w:tcW w:w="2073" w:type="dxa"/>
            <w:tcBorders>
              <w:top w:val="nil"/>
              <w:left w:val="nil"/>
              <w:bottom w:val="nil"/>
              <w:right w:val="nil"/>
            </w:tcBorders>
          </w:tcPr>
          <w:p w14:paraId="57E7CFFF" w14:textId="77777777" w:rsidR="002A03AF" w:rsidRPr="002A03AF" w:rsidRDefault="002A03AF" w:rsidP="002A03AF">
            <w:pPr>
              <w:spacing w:after="160" w:line="259" w:lineRule="auto"/>
              <w:rPr>
                <w:rFonts w:ascii="Times New Roman" w:eastAsiaTheme="minorHAnsi" w:hAnsi="Times New Roman" w:cs="Times New Roman"/>
                <w:b/>
              </w:rPr>
            </w:pPr>
            <w:r w:rsidRPr="002A03AF">
              <w:rPr>
                <w:rFonts w:ascii="Times New Roman" w:eastAsiaTheme="minorHAnsi" w:hAnsi="Times New Roman" w:cs="Times New Roman"/>
                <w:b/>
              </w:rPr>
              <w:t>Definition</w:t>
            </w:r>
          </w:p>
        </w:tc>
        <w:tc>
          <w:tcPr>
            <w:tcW w:w="1534" w:type="dxa"/>
            <w:tcBorders>
              <w:top w:val="nil"/>
              <w:left w:val="nil"/>
              <w:bottom w:val="nil"/>
              <w:right w:val="nil"/>
            </w:tcBorders>
          </w:tcPr>
          <w:p w14:paraId="732360C5" w14:textId="77777777" w:rsidR="002A03AF" w:rsidRPr="002A03AF" w:rsidRDefault="002A03AF" w:rsidP="002A03AF">
            <w:pPr>
              <w:spacing w:after="160" w:line="259" w:lineRule="auto"/>
              <w:rPr>
                <w:rFonts w:ascii="Times New Roman" w:eastAsiaTheme="minorHAnsi" w:hAnsi="Times New Roman" w:cs="Times New Roman"/>
                <w:b/>
              </w:rPr>
            </w:pPr>
            <w:r w:rsidRPr="002A03AF">
              <w:rPr>
                <w:rFonts w:ascii="Times New Roman" w:eastAsiaTheme="minorHAnsi" w:hAnsi="Times New Roman" w:cs="Times New Roman"/>
                <w:b/>
              </w:rPr>
              <w:t>Directions</w:t>
            </w:r>
          </w:p>
        </w:tc>
        <w:tc>
          <w:tcPr>
            <w:tcW w:w="1109" w:type="dxa"/>
            <w:tcBorders>
              <w:top w:val="nil"/>
              <w:left w:val="nil"/>
              <w:bottom w:val="nil"/>
            </w:tcBorders>
          </w:tcPr>
          <w:p w14:paraId="2F445E6D" w14:textId="3C943896" w:rsidR="002A03AF" w:rsidRPr="002A03AF" w:rsidRDefault="002A03AF" w:rsidP="002A03AF">
            <w:pPr>
              <w:spacing w:after="160" w:line="259" w:lineRule="auto"/>
              <w:rPr>
                <w:rFonts w:ascii="Times New Roman" w:eastAsiaTheme="minorHAnsi" w:hAnsi="Times New Roman" w:cs="Times New Roman"/>
                <w:b/>
              </w:rPr>
            </w:pPr>
            <w:r w:rsidRPr="002A03AF">
              <w:rPr>
                <w:rFonts w:ascii="Times New Roman" w:eastAsiaTheme="minorHAnsi" w:hAnsi="Times New Roman" w:cs="Times New Roman"/>
                <w:b/>
              </w:rPr>
              <w:t>Features</w:t>
            </w:r>
          </w:p>
        </w:tc>
      </w:tr>
      <w:tr w:rsidR="002A03AF" w:rsidRPr="002A03AF" w14:paraId="6574146B" w14:textId="77777777" w:rsidTr="002A03AF">
        <w:tc>
          <w:tcPr>
            <w:tcW w:w="1629" w:type="dxa"/>
            <w:tcBorders>
              <w:top w:val="nil"/>
            </w:tcBorders>
          </w:tcPr>
          <w:p w14:paraId="01B43C24" w14:textId="77777777" w:rsidR="002A03AF" w:rsidRPr="002A03AF" w:rsidRDefault="002A03AF" w:rsidP="002A03AF">
            <w:pPr>
              <w:spacing w:after="160" w:line="259" w:lineRule="auto"/>
              <w:rPr>
                <w:rFonts w:ascii="Times New Roman" w:eastAsiaTheme="minorHAnsi" w:hAnsi="Times New Roman" w:cs="Times New Roman"/>
              </w:rPr>
            </w:pPr>
            <w:r w:rsidRPr="002A03AF">
              <w:rPr>
                <w:rFonts w:ascii="Times New Roman" w:eastAsiaTheme="minorHAnsi" w:hAnsi="Times New Roman" w:cs="Times New Roman"/>
              </w:rPr>
              <w:t>Accelerometer</w:t>
            </w:r>
          </w:p>
        </w:tc>
        <w:tc>
          <w:tcPr>
            <w:tcW w:w="2073" w:type="dxa"/>
            <w:tcBorders>
              <w:top w:val="nil"/>
            </w:tcBorders>
          </w:tcPr>
          <w:p w14:paraId="7A73D677" w14:textId="77777777" w:rsidR="002A03AF" w:rsidRPr="002A03AF" w:rsidRDefault="002A03AF" w:rsidP="002A03AF">
            <w:pPr>
              <w:spacing w:after="160" w:line="259" w:lineRule="auto"/>
              <w:rPr>
                <w:rFonts w:ascii="Times New Roman" w:eastAsiaTheme="minorHAnsi" w:hAnsi="Times New Roman" w:cs="Times New Roman"/>
              </w:rPr>
            </w:pPr>
            <w:r w:rsidRPr="002A03AF">
              <w:rPr>
                <w:rFonts w:ascii="Times New Roman" w:eastAsiaTheme="minorHAnsi" w:hAnsi="Times New Roman" w:cs="Times New Roman"/>
              </w:rPr>
              <w:t>Linear acceleration</w:t>
            </w:r>
          </w:p>
        </w:tc>
        <w:tc>
          <w:tcPr>
            <w:tcW w:w="1534" w:type="dxa"/>
            <w:tcBorders>
              <w:top w:val="nil"/>
            </w:tcBorders>
          </w:tcPr>
          <w:p w14:paraId="48F78593" w14:textId="77777777" w:rsidR="002A03AF" w:rsidRPr="002A03AF" w:rsidRDefault="002A03AF" w:rsidP="002A03AF">
            <w:pPr>
              <w:spacing w:after="160" w:line="259" w:lineRule="auto"/>
              <w:rPr>
                <w:rFonts w:ascii="Times New Roman" w:eastAsiaTheme="minorHAnsi" w:hAnsi="Times New Roman" w:cs="Times New Roman"/>
              </w:rPr>
            </w:pPr>
            <w:r w:rsidRPr="002A03AF">
              <w:rPr>
                <w:rFonts w:ascii="Times New Roman" w:eastAsiaTheme="minorHAnsi" w:hAnsi="Times New Roman" w:cs="Times New Roman"/>
              </w:rPr>
              <w:t>X, Y, Z</w:t>
            </w:r>
          </w:p>
        </w:tc>
        <w:tc>
          <w:tcPr>
            <w:tcW w:w="1109" w:type="dxa"/>
            <w:tcBorders>
              <w:top w:val="nil"/>
            </w:tcBorders>
          </w:tcPr>
          <w:p w14:paraId="5ACC29FF" w14:textId="77777777" w:rsidR="002A03AF" w:rsidRPr="002A03AF" w:rsidRDefault="002A03AF" w:rsidP="002A03AF">
            <w:pPr>
              <w:spacing w:after="160" w:line="259" w:lineRule="auto"/>
              <w:jc w:val="right"/>
              <w:rPr>
                <w:rFonts w:ascii="Times New Roman" w:eastAsiaTheme="minorHAnsi" w:hAnsi="Times New Roman" w:cs="Times New Roman"/>
              </w:rPr>
            </w:pPr>
            <w:r w:rsidRPr="002A03AF">
              <w:rPr>
                <w:rFonts w:ascii="Times New Roman" w:eastAsiaTheme="minorHAnsi" w:hAnsi="Times New Roman" w:cs="Times New Roman"/>
              </w:rPr>
              <w:t>3</w:t>
            </w:r>
          </w:p>
        </w:tc>
      </w:tr>
      <w:tr w:rsidR="002A03AF" w:rsidRPr="002A03AF" w14:paraId="11E1BF50" w14:textId="77777777" w:rsidTr="002A03AF">
        <w:tc>
          <w:tcPr>
            <w:tcW w:w="1629" w:type="dxa"/>
          </w:tcPr>
          <w:p w14:paraId="31404595" w14:textId="77777777" w:rsidR="002A03AF" w:rsidRPr="002A03AF" w:rsidRDefault="002A03AF" w:rsidP="002A03AF">
            <w:pPr>
              <w:spacing w:after="160" w:line="259" w:lineRule="auto"/>
              <w:rPr>
                <w:rFonts w:ascii="Times New Roman" w:eastAsiaTheme="minorHAnsi" w:hAnsi="Times New Roman" w:cs="Times New Roman"/>
              </w:rPr>
            </w:pPr>
            <w:r w:rsidRPr="002A03AF">
              <w:rPr>
                <w:rFonts w:ascii="Times New Roman" w:eastAsiaTheme="minorHAnsi" w:hAnsi="Times New Roman" w:cs="Times New Roman"/>
              </w:rPr>
              <w:t>Gyroscope</w:t>
            </w:r>
          </w:p>
        </w:tc>
        <w:tc>
          <w:tcPr>
            <w:tcW w:w="2073" w:type="dxa"/>
          </w:tcPr>
          <w:p w14:paraId="09BA3083" w14:textId="77777777" w:rsidR="002A03AF" w:rsidRPr="002A03AF" w:rsidRDefault="002A03AF" w:rsidP="002A03AF">
            <w:pPr>
              <w:spacing w:after="160" w:line="259" w:lineRule="auto"/>
              <w:rPr>
                <w:rFonts w:ascii="Times New Roman" w:eastAsiaTheme="minorHAnsi" w:hAnsi="Times New Roman" w:cs="Times New Roman"/>
              </w:rPr>
            </w:pPr>
            <w:r w:rsidRPr="002A03AF">
              <w:rPr>
                <w:rFonts w:ascii="Times New Roman" w:eastAsiaTheme="minorHAnsi" w:hAnsi="Times New Roman" w:cs="Times New Roman"/>
              </w:rPr>
              <w:t>Angular velocity</w:t>
            </w:r>
          </w:p>
        </w:tc>
        <w:tc>
          <w:tcPr>
            <w:tcW w:w="1534" w:type="dxa"/>
          </w:tcPr>
          <w:p w14:paraId="46E3BABA" w14:textId="77777777" w:rsidR="002A03AF" w:rsidRPr="002A03AF" w:rsidRDefault="002A03AF" w:rsidP="002A03AF">
            <w:pPr>
              <w:spacing w:after="160" w:line="259" w:lineRule="auto"/>
              <w:rPr>
                <w:rFonts w:ascii="Times New Roman" w:eastAsiaTheme="minorHAnsi" w:hAnsi="Times New Roman" w:cs="Times New Roman"/>
              </w:rPr>
            </w:pPr>
            <w:r w:rsidRPr="002A03AF">
              <w:rPr>
                <w:rFonts w:ascii="Times New Roman" w:eastAsiaTheme="minorHAnsi" w:hAnsi="Times New Roman" w:cs="Times New Roman"/>
              </w:rPr>
              <w:t>X, Y, Z</w:t>
            </w:r>
          </w:p>
        </w:tc>
        <w:tc>
          <w:tcPr>
            <w:tcW w:w="1109" w:type="dxa"/>
          </w:tcPr>
          <w:p w14:paraId="297F40B2" w14:textId="77777777" w:rsidR="002A03AF" w:rsidRPr="002A03AF" w:rsidRDefault="002A03AF" w:rsidP="002A03AF">
            <w:pPr>
              <w:spacing w:after="160" w:line="259" w:lineRule="auto"/>
              <w:jc w:val="right"/>
              <w:rPr>
                <w:rFonts w:ascii="Times New Roman" w:eastAsiaTheme="minorHAnsi" w:hAnsi="Times New Roman" w:cs="Times New Roman"/>
              </w:rPr>
            </w:pPr>
            <w:r w:rsidRPr="002A03AF">
              <w:rPr>
                <w:rFonts w:ascii="Times New Roman" w:eastAsiaTheme="minorHAnsi" w:hAnsi="Times New Roman" w:cs="Times New Roman"/>
              </w:rPr>
              <w:t>3</w:t>
            </w:r>
          </w:p>
        </w:tc>
      </w:tr>
      <w:tr w:rsidR="002A03AF" w:rsidRPr="002A03AF" w14:paraId="3F7C5F7D" w14:textId="77777777" w:rsidTr="002A03AF">
        <w:tc>
          <w:tcPr>
            <w:tcW w:w="1629" w:type="dxa"/>
            <w:tcBorders>
              <w:bottom w:val="nil"/>
            </w:tcBorders>
          </w:tcPr>
          <w:p w14:paraId="1C7520F4" w14:textId="77777777" w:rsidR="002A03AF" w:rsidRPr="002A03AF" w:rsidRDefault="002A03AF" w:rsidP="002A03AF">
            <w:pPr>
              <w:spacing w:after="160" w:line="259" w:lineRule="auto"/>
              <w:rPr>
                <w:rFonts w:ascii="Times New Roman" w:eastAsiaTheme="minorHAnsi" w:hAnsi="Times New Roman" w:cs="Times New Roman"/>
              </w:rPr>
            </w:pPr>
            <w:r w:rsidRPr="002A03AF">
              <w:rPr>
                <w:rFonts w:ascii="Times New Roman" w:eastAsiaTheme="minorHAnsi" w:hAnsi="Times New Roman" w:cs="Times New Roman"/>
              </w:rPr>
              <w:lastRenderedPageBreak/>
              <w:t>Magnetometer</w:t>
            </w:r>
          </w:p>
        </w:tc>
        <w:tc>
          <w:tcPr>
            <w:tcW w:w="2073" w:type="dxa"/>
            <w:tcBorders>
              <w:bottom w:val="nil"/>
            </w:tcBorders>
          </w:tcPr>
          <w:p w14:paraId="547DEFA8" w14:textId="77777777" w:rsidR="002A03AF" w:rsidRPr="002A03AF" w:rsidRDefault="002A03AF" w:rsidP="002A03AF">
            <w:pPr>
              <w:spacing w:after="160" w:line="259" w:lineRule="auto"/>
              <w:rPr>
                <w:rFonts w:ascii="Times New Roman" w:eastAsiaTheme="minorHAnsi" w:hAnsi="Times New Roman" w:cs="Times New Roman"/>
              </w:rPr>
            </w:pPr>
            <w:r w:rsidRPr="002A03AF">
              <w:rPr>
                <w:rFonts w:ascii="Times New Roman" w:eastAsiaTheme="minorHAnsi" w:hAnsi="Times New Roman" w:cs="Times New Roman"/>
              </w:rPr>
              <w:t>Strength of magnetic field</w:t>
            </w:r>
          </w:p>
        </w:tc>
        <w:tc>
          <w:tcPr>
            <w:tcW w:w="1534" w:type="dxa"/>
            <w:tcBorders>
              <w:bottom w:val="nil"/>
            </w:tcBorders>
          </w:tcPr>
          <w:p w14:paraId="7E5FD0A7" w14:textId="77777777" w:rsidR="002A03AF" w:rsidRPr="002A03AF" w:rsidRDefault="002A03AF" w:rsidP="002A03AF">
            <w:pPr>
              <w:spacing w:after="160" w:line="259" w:lineRule="auto"/>
              <w:rPr>
                <w:rFonts w:ascii="Times New Roman" w:eastAsiaTheme="minorHAnsi" w:hAnsi="Times New Roman" w:cs="Times New Roman"/>
              </w:rPr>
            </w:pPr>
            <w:r w:rsidRPr="002A03AF">
              <w:rPr>
                <w:rFonts w:ascii="Times New Roman" w:eastAsiaTheme="minorHAnsi" w:hAnsi="Times New Roman" w:cs="Times New Roman"/>
              </w:rPr>
              <w:t>X, Y, Z</w:t>
            </w:r>
          </w:p>
        </w:tc>
        <w:tc>
          <w:tcPr>
            <w:tcW w:w="1109" w:type="dxa"/>
            <w:tcBorders>
              <w:bottom w:val="nil"/>
            </w:tcBorders>
          </w:tcPr>
          <w:p w14:paraId="3CD48197" w14:textId="77777777" w:rsidR="002A03AF" w:rsidRPr="002A03AF" w:rsidRDefault="002A03AF" w:rsidP="002A03AF">
            <w:pPr>
              <w:spacing w:after="160" w:line="259" w:lineRule="auto"/>
              <w:jc w:val="right"/>
              <w:rPr>
                <w:rFonts w:ascii="Times New Roman" w:eastAsiaTheme="minorHAnsi" w:hAnsi="Times New Roman" w:cs="Times New Roman"/>
              </w:rPr>
            </w:pPr>
            <w:r w:rsidRPr="002A03AF">
              <w:rPr>
                <w:rFonts w:ascii="Times New Roman" w:eastAsiaTheme="minorHAnsi" w:hAnsi="Times New Roman" w:cs="Times New Roman"/>
              </w:rPr>
              <w:t>3</w:t>
            </w:r>
          </w:p>
        </w:tc>
      </w:tr>
      <w:tr w:rsidR="002A03AF" w:rsidRPr="002A03AF" w14:paraId="2A670B11" w14:textId="77777777" w:rsidTr="002A03AF">
        <w:tc>
          <w:tcPr>
            <w:tcW w:w="1629" w:type="dxa"/>
            <w:tcBorders>
              <w:top w:val="nil"/>
              <w:bottom w:val="nil"/>
              <w:right w:val="nil"/>
            </w:tcBorders>
          </w:tcPr>
          <w:p w14:paraId="21680BE3" w14:textId="77777777" w:rsidR="002A03AF" w:rsidRPr="002A03AF" w:rsidRDefault="002A03AF" w:rsidP="002A03AF">
            <w:pPr>
              <w:spacing w:after="160" w:line="259" w:lineRule="auto"/>
              <w:rPr>
                <w:rFonts w:ascii="Times New Roman" w:eastAsiaTheme="minorHAnsi" w:hAnsi="Times New Roman" w:cs="Times New Roman"/>
              </w:rPr>
            </w:pPr>
          </w:p>
        </w:tc>
        <w:tc>
          <w:tcPr>
            <w:tcW w:w="2073" w:type="dxa"/>
            <w:tcBorders>
              <w:top w:val="nil"/>
              <w:left w:val="nil"/>
              <w:bottom w:val="nil"/>
              <w:right w:val="nil"/>
            </w:tcBorders>
          </w:tcPr>
          <w:p w14:paraId="2F9CD643" w14:textId="77777777" w:rsidR="002A03AF" w:rsidRPr="002A03AF" w:rsidRDefault="002A03AF" w:rsidP="002A03AF">
            <w:pPr>
              <w:spacing w:after="160" w:line="259" w:lineRule="auto"/>
              <w:rPr>
                <w:rFonts w:ascii="Times New Roman" w:eastAsiaTheme="minorHAnsi" w:hAnsi="Times New Roman" w:cs="Times New Roman"/>
              </w:rPr>
            </w:pPr>
          </w:p>
        </w:tc>
        <w:tc>
          <w:tcPr>
            <w:tcW w:w="1534" w:type="dxa"/>
            <w:tcBorders>
              <w:top w:val="nil"/>
              <w:left w:val="nil"/>
              <w:bottom w:val="nil"/>
              <w:right w:val="nil"/>
            </w:tcBorders>
          </w:tcPr>
          <w:p w14:paraId="2ED4972A" w14:textId="77777777" w:rsidR="002A03AF" w:rsidRPr="002A03AF" w:rsidRDefault="002A03AF" w:rsidP="002A03AF">
            <w:pPr>
              <w:spacing w:after="160" w:line="259" w:lineRule="auto"/>
              <w:rPr>
                <w:rFonts w:ascii="Times New Roman" w:eastAsiaTheme="minorHAnsi" w:hAnsi="Times New Roman" w:cs="Times New Roman"/>
                <w:b/>
              </w:rPr>
            </w:pPr>
            <w:r w:rsidRPr="002A03AF">
              <w:rPr>
                <w:rFonts w:ascii="Times New Roman" w:eastAsiaTheme="minorHAnsi" w:hAnsi="Times New Roman" w:cs="Times New Roman"/>
                <w:b/>
              </w:rPr>
              <w:t>Total</w:t>
            </w:r>
          </w:p>
        </w:tc>
        <w:tc>
          <w:tcPr>
            <w:tcW w:w="1109" w:type="dxa"/>
            <w:tcBorders>
              <w:top w:val="nil"/>
              <w:left w:val="nil"/>
              <w:bottom w:val="nil"/>
            </w:tcBorders>
          </w:tcPr>
          <w:p w14:paraId="2CB80365" w14:textId="77777777" w:rsidR="002A03AF" w:rsidRPr="002A03AF" w:rsidRDefault="002A03AF" w:rsidP="002A03AF">
            <w:pPr>
              <w:spacing w:after="160" w:line="259" w:lineRule="auto"/>
              <w:jc w:val="right"/>
              <w:rPr>
                <w:rFonts w:ascii="Times New Roman" w:eastAsiaTheme="minorHAnsi" w:hAnsi="Times New Roman" w:cs="Times New Roman"/>
              </w:rPr>
            </w:pPr>
            <w:r w:rsidRPr="002A03AF">
              <w:rPr>
                <w:rFonts w:ascii="Times New Roman" w:eastAsiaTheme="minorHAnsi" w:hAnsi="Times New Roman" w:cs="Times New Roman"/>
              </w:rPr>
              <w:t>9</w:t>
            </w:r>
          </w:p>
        </w:tc>
      </w:tr>
    </w:tbl>
    <w:p w14:paraId="0DFFDFBD" w14:textId="656BFC9A" w:rsidR="002A03AF" w:rsidRPr="006531F9" w:rsidRDefault="002A03AF" w:rsidP="002A03AF">
      <w:pPr>
        <w:jc w:val="center"/>
        <w:rPr>
          <w:ins w:id="37" w:author="Alvarez, Andre, Marcos" w:date="2022-04-28T10:31:00Z"/>
          <w:rFonts w:ascii="Times New Roman" w:hAnsi="Times New Roman" w:cs="Times New Roman"/>
          <w:sz w:val="20"/>
          <w:szCs w:val="20"/>
        </w:rPr>
      </w:pPr>
      <w:ins w:id="38" w:author="Alvarez, Andre, Marcos" w:date="2022-04-28T10:31:00Z">
        <w:r>
          <w:rPr>
            <w:rFonts w:ascii="Times New Roman" w:hAnsi="Times New Roman" w:cs="Times New Roman"/>
            <w:b/>
            <w:sz w:val="20"/>
            <w:szCs w:val="20"/>
          </w:rPr>
          <w:t>Table 2</w:t>
        </w:r>
        <w:r>
          <w:rPr>
            <w:rFonts w:ascii="Times New Roman" w:hAnsi="Times New Roman" w:cs="Times New Roman"/>
            <w:b/>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Features from IMUs</w:t>
        </w:r>
        <w:bookmarkStart w:id="39" w:name="_GoBack"/>
        <w:bookmarkEnd w:id="39"/>
      </w:ins>
    </w:p>
    <w:p w14:paraId="226ADC9C" w14:textId="77777777" w:rsidR="002A03AF" w:rsidRDefault="002A03AF" w:rsidP="00AB161E">
      <w:pPr>
        <w:spacing w:line="480" w:lineRule="auto"/>
        <w:ind w:firstLine="720"/>
        <w:rPr>
          <w:rFonts w:ascii="Times New Roman" w:eastAsia="Times New Roman" w:hAnsi="Times New Roman" w:cs="Times New Roman"/>
          <w:bCs/>
          <w:lang w:val="en-GB"/>
        </w:rPr>
      </w:pPr>
    </w:p>
    <w:p w14:paraId="573C32B0" w14:textId="1AD33B4D" w:rsidR="003F1BEF" w:rsidRDefault="003F1BEF" w:rsidP="00AB161E">
      <w:pPr>
        <w:spacing w:line="480" w:lineRule="auto"/>
        <w:ind w:firstLine="720"/>
        <w:rPr>
          <w:rFonts w:ascii="Times New Roman" w:eastAsia="Times New Roman" w:hAnsi="Times New Roman" w:cs="Times New Roman"/>
          <w:bCs/>
          <w:lang w:val="en-GB"/>
        </w:rPr>
      </w:pPr>
      <w:r w:rsidRPr="003F1BEF">
        <w:rPr>
          <w:rFonts w:ascii="Times New Roman" w:eastAsia="Times New Roman" w:hAnsi="Times New Roman" w:cs="Times New Roman"/>
          <w:bCs/>
          <w:lang w:val="en-GB"/>
        </w:rPr>
        <w:t>For Aim 1, the inputs to the model will be the features listed in Table 2; the response variables will be the metrics calculated in Study 1 (Table 1), taken from the gold standard. Additionally, individual models will be trained to estimate each of the metrics found significant in Study 1, using the same inputs as the larger model. For Aim 2, the inputs to the model will be the features listed in Table 2; the response variable will be the APGRF time series curve taken from the gold standard.</w:t>
      </w:r>
    </w:p>
    <w:p w14:paraId="660636CA" w14:textId="77777777" w:rsidR="00AB161E" w:rsidRPr="009A5AC1" w:rsidRDefault="00AB161E" w:rsidP="00AB161E">
      <w:pPr>
        <w:spacing w:line="480" w:lineRule="auto"/>
        <w:ind w:firstLine="720"/>
        <w:rPr>
          <w:rFonts w:ascii="Times New Roman" w:eastAsia="Times New Roman" w:hAnsi="Times New Roman" w:cs="Times New Roman"/>
          <w:bCs/>
          <w:lang w:val="en-GB"/>
        </w:rPr>
      </w:pPr>
    </w:p>
    <w:p w14:paraId="0A004ED6" w14:textId="77777777" w:rsidR="00BC3F09" w:rsidRDefault="00BC3F09" w:rsidP="00BC3F09">
      <w:pPr>
        <w:spacing w:line="480" w:lineRule="auto"/>
        <w:rPr>
          <w:rFonts w:ascii="Times New Roman" w:eastAsia="Times New Roman" w:hAnsi="Times New Roman" w:cs="Times New Roman"/>
          <w:b/>
          <w:bCs/>
          <w:lang w:val="en-GB"/>
        </w:rPr>
      </w:pPr>
      <w:r>
        <w:rPr>
          <w:rFonts w:ascii="Times New Roman" w:eastAsia="Times New Roman" w:hAnsi="Times New Roman" w:cs="Times New Roman"/>
          <w:b/>
          <w:bCs/>
          <w:lang w:val="en-GB"/>
        </w:rPr>
        <w:t>Statistical Analysis</w:t>
      </w:r>
    </w:p>
    <w:p w14:paraId="194AB1E2" w14:textId="2DB8E614" w:rsidR="00225BBB" w:rsidRPr="00225BBB" w:rsidRDefault="00225BBB" w:rsidP="00225BBB">
      <w:pPr>
        <w:spacing w:line="480" w:lineRule="auto"/>
        <w:ind w:firstLine="720"/>
        <w:rPr>
          <w:rFonts w:ascii="Times New Roman" w:eastAsiaTheme="minorHAnsi" w:hAnsi="Times New Roman" w:cs="Times New Roman"/>
        </w:rPr>
      </w:pPr>
      <w:r w:rsidRPr="00225BBB">
        <w:rPr>
          <w:rFonts w:ascii="Times New Roman" w:eastAsiaTheme="minorHAnsi" w:hAnsi="Times New Roman" w:cs="Times New Roman"/>
        </w:rPr>
        <w:t>To determine the performance of the models, root mean squ</w:t>
      </w:r>
      <w:r w:rsidR="00304743">
        <w:rPr>
          <w:rFonts w:ascii="Times New Roman" w:eastAsiaTheme="minorHAnsi" w:hAnsi="Times New Roman" w:cs="Times New Roman"/>
        </w:rPr>
        <w:t xml:space="preserve">ared error (RMSE) and </w:t>
      </w:r>
      <w:r w:rsidRPr="00225BBB">
        <w:rPr>
          <w:rFonts w:ascii="Times New Roman" w:eastAsiaTheme="minorHAnsi" w:hAnsi="Times New Roman" w:cs="Times New Roman"/>
          <w:i/>
          <w:sz w:val="22"/>
          <w:szCs w:val="22"/>
        </w:rPr>
        <w:t>R</w:t>
      </w:r>
      <w:r w:rsidRPr="00225BBB">
        <w:rPr>
          <w:rFonts w:ascii="Times New Roman" w:eastAsiaTheme="minorHAnsi" w:hAnsi="Times New Roman" w:cs="Times New Roman"/>
          <w:i/>
          <w:sz w:val="22"/>
          <w:szCs w:val="22"/>
          <w:vertAlign w:val="superscript"/>
        </w:rPr>
        <w:t xml:space="preserve">2 </w:t>
      </w:r>
      <w:r w:rsidRPr="00225BBB">
        <w:rPr>
          <w:rFonts w:ascii="Times New Roman" w:eastAsiaTheme="minorHAnsi" w:hAnsi="Times New Roman" w:cs="Times New Roman"/>
          <w:sz w:val="22"/>
          <w:szCs w:val="22"/>
        </w:rPr>
        <w:t xml:space="preserve">will be used. </w:t>
      </w:r>
      <w:r w:rsidRPr="00225BBB">
        <w:rPr>
          <w:rFonts w:ascii="Times New Roman" w:eastAsiaTheme="minorHAnsi" w:hAnsi="Times New Roman" w:cs="Times New Roman"/>
        </w:rPr>
        <w:t xml:space="preserve"> RMSE measures the average of the squared difference between the predictions and the ground truth, allowing for the detection of outliers; </w:t>
      </w:r>
      <w:r w:rsidRPr="00225BBB">
        <w:rPr>
          <w:rFonts w:ascii="Times New Roman" w:eastAsiaTheme="minorHAnsi" w:hAnsi="Times New Roman" w:cs="Times New Roman"/>
          <w:i/>
          <w:sz w:val="22"/>
          <w:szCs w:val="22"/>
        </w:rPr>
        <w:t>R</w:t>
      </w:r>
      <w:r w:rsidRPr="00225BBB">
        <w:rPr>
          <w:rFonts w:ascii="Times New Roman" w:eastAsiaTheme="minorHAnsi" w:hAnsi="Times New Roman" w:cs="Times New Roman"/>
          <w:i/>
          <w:sz w:val="22"/>
          <w:szCs w:val="22"/>
          <w:vertAlign w:val="superscript"/>
        </w:rPr>
        <w:t>2</w:t>
      </w:r>
      <w:r w:rsidRPr="00225BBB">
        <w:rPr>
          <w:rFonts w:ascii="Times New Roman" w:eastAsiaTheme="minorHAnsi" w:hAnsi="Times New Roman" w:cs="Times New Roman"/>
        </w:rPr>
        <w:t xml:space="preserve"> uses the regression and total sum of squares to determine the variance between the model and a linear.</w:t>
      </w:r>
      <w:r w:rsidR="00A212BA">
        <w:rPr>
          <w:rFonts w:ascii="Times New Roman" w:eastAsiaTheme="minorHAnsi" w:hAnsi="Times New Roman" w:cs="Times New Roman"/>
        </w:rPr>
        <w:t xml:space="preserve"> For propulsion metrics, the degree of absolute agreement among direct and indirect measurements will be evaluated using two-way mixed effect, absolute agreement single rater </w:t>
      </w:r>
      <w:proofErr w:type="spellStart"/>
      <w:r w:rsidR="00A212BA">
        <w:rPr>
          <w:rFonts w:ascii="Times New Roman" w:eastAsiaTheme="minorHAnsi" w:hAnsi="Times New Roman" w:cs="Times New Roman"/>
        </w:rPr>
        <w:t>intraclass</w:t>
      </w:r>
      <w:proofErr w:type="spellEnd"/>
      <w:r w:rsidR="00A212BA">
        <w:rPr>
          <w:rFonts w:ascii="Times New Roman" w:eastAsiaTheme="minorHAnsi" w:hAnsi="Times New Roman" w:cs="Times New Roman"/>
        </w:rPr>
        <w:t xml:space="preserve"> correlation coefficients (ICCs)</w:t>
      </w:r>
      <w:r w:rsidR="00304743">
        <w:rPr>
          <w:rFonts w:ascii="Times New Roman" w:eastAsiaTheme="minorHAnsi" w:hAnsi="Times New Roman" w:cs="Times New Roman"/>
        </w:rPr>
        <w:fldChar w:fldCharType="begin"/>
      </w:r>
      <w:r w:rsidR="00304743">
        <w:rPr>
          <w:rFonts w:ascii="Times New Roman" w:eastAsiaTheme="minorHAnsi" w:hAnsi="Times New Roman" w:cs="Times New Roman"/>
        </w:rPr>
        <w:instrText xml:space="preserve"> ADDIN ZOTERO_ITEM CSL_CITATION {"citationID":"3ZiSrKbk","properties":{"formattedCitation":"\\super 100,101\\nosupersub{}","plainCitation":"100,101","noteIndex":0},"citationItems":[{"id":1478,"uris":["http://zotero.org/users/5502413/items/LAP9CE78"],"itemData":{"id":1478,"type":"article-journal","abstract":"Objective: Intraclass correlation coefficient (ICC) is a widely used reliability index in testretest, intrarater, and interrater reliability analyses. This article introduces the basic concept of ICC in the content of reliability analysis.","container-title":"Journal of Chiropractic Medicine","DOI":"10.1016/j.jcm.2016.02.012","ISSN":"15563707","issue":"2","language":"en","page":"155-163","source":"Crossref","title":"A Guideline of Selecting and Reporting Intraclass Correlation Coefficients for Reliability Research","volume":"15","author":[{"family":"Koo","given":"Terry K."},{"family":"Li","given":"Mae Y."}],"issued":{"date-parts":[["2016",6]]},"citation-key":"kooGuidelineSelectingReporting2016"}},{"id":1735,"uris":["http://zotero.org/users/5502413/items/89684JJG"],"itemData":{"id":1735,"type":"article-journal","container-title":"Psychological Methods","DOI":"10.1037/1082-989X.1.1.30","ISSN":"1939-1463, 1082-989X","issue":"1","language":"en","page":"30-46","source":"Crossref","title":"Forming inferences about some intraclass correlation coefficients.","volume":"1","author":[{"family":"McGraw","given":"Kenneth O."},{"family":"Wong","given":"S. P."}],"issued":{"date-parts":[["1996"]]},"citation-key":"mcgrawFormingInferencesIntraclass1996"}}],"schema":"https://github.com/citation-style-language/schema/raw/master/csl-citation.json"} </w:instrText>
      </w:r>
      <w:r w:rsidR="00304743">
        <w:rPr>
          <w:rFonts w:ascii="Times New Roman" w:eastAsiaTheme="minorHAnsi" w:hAnsi="Times New Roman" w:cs="Times New Roman"/>
        </w:rPr>
        <w:fldChar w:fldCharType="separate"/>
      </w:r>
      <w:r w:rsidR="00304743" w:rsidRPr="00304743">
        <w:rPr>
          <w:rFonts w:ascii="Times New Roman" w:hAnsi="Times New Roman" w:cs="Times New Roman"/>
          <w:vertAlign w:val="superscript"/>
        </w:rPr>
        <w:t>100,101</w:t>
      </w:r>
      <w:r w:rsidR="00304743">
        <w:rPr>
          <w:rFonts w:ascii="Times New Roman" w:eastAsiaTheme="minorHAnsi" w:hAnsi="Times New Roman" w:cs="Times New Roman"/>
        </w:rPr>
        <w:fldChar w:fldCharType="end"/>
      </w:r>
      <w:r w:rsidR="00304743">
        <w:rPr>
          <w:rFonts w:ascii="Times New Roman" w:eastAsiaTheme="minorHAnsi" w:hAnsi="Times New Roman" w:cs="Times New Roman"/>
        </w:rPr>
        <w:t xml:space="preserve"> with an alpha of 0.05. </w:t>
      </w:r>
    </w:p>
    <w:p w14:paraId="59DDACC7" w14:textId="73A3606A" w:rsidR="00304743" w:rsidRPr="004F0FA2" w:rsidRDefault="00304743" w:rsidP="00304743">
      <w:pPr>
        <w:spacing w:line="480" w:lineRule="auto"/>
        <w:rPr>
          <w:rFonts w:ascii="Times New Roman" w:hAnsi="Times New Roman" w:cs="Times New Roman"/>
        </w:rPr>
      </w:pPr>
      <w:r w:rsidRPr="00304743">
        <w:rPr>
          <w:rFonts w:ascii="Times New Roman" w:hAnsi="Times New Roman" w:cs="Times New Roman"/>
          <w:lang w:val="en-GB"/>
          <w:rPrChange w:id="40" w:author="Alvarez, Andre, Marcos" w:date="2022-04-21T13:46:00Z">
            <w:rPr>
              <w:rFonts w:ascii="Calibri" w:hAnsi="Calibri"/>
              <w:lang w:val="en-GB"/>
            </w:rPr>
          </w:rPrChange>
        </w:rPr>
        <w:tab/>
      </w:r>
      <w:r w:rsidRPr="00304743">
        <w:rPr>
          <w:rFonts w:ascii="Times New Roman" w:hAnsi="Times New Roman" w:cs="Times New Roman"/>
          <w:rPrChange w:id="41" w:author="Alvarez, Andre, Marcos" w:date="2022-04-21T13:46:00Z">
            <w:rPr>
              <w:rFonts w:ascii="Calibri" w:hAnsi="Calibri"/>
            </w:rPr>
          </w:rPrChange>
        </w:rPr>
        <w:t>To test the hypothesis that the IMU based algorithm will accurately estimate propulsion metrics against the gold standard, the features selected for this purpose will be used to train a SVM model, using propulsion metrics taken from the gold standard of force plate data as the response variable. Ideally, RMSE will be below 5</w:t>
      </w:r>
      <w:r w:rsidR="00113369">
        <w:rPr>
          <w:rFonts w:ascii="Times New Roman" w:hAnsi="Times New Roman" w:cs="Times New Roman"/>
        </w:rPr>
        <w:t>%</w:t>
      </w:r>
      <w:r w:rsidRPr="00113369">
        <w:rPr>
          <w:rFonts w:ascii="Times New Roman" w:hAnsi="Times New Roman" w:cs="Times New Roman"/>
        </w:rPr>
        <w:t>;</w:t>
      </w:r>
      <w:r w:rsidRPr="00895E78">
        <w:rPr>
          <w:rFonts w:ascii="Times New Roman" w:hAnsi="Times New Roman" w:cs="Times New Roman"/>
        </w:rPr>
        <w:t xml:space="preserve"> </w:t>
      </w:r>
      <w:r w:rsidRPr="00895E78">
        <w:rPr>
          <w:rFonts w:ascii="Times New Roman" w:hAnsi="Times New Roman" w:cs="Times New Roman"/>
          <w:i/>
        </w:rPr>
        <w:t>R</w:t>
      </w:r>
      <w:r w:rsidRPr="00895E78">
        <w:rPr>
          <w:rFonts w:ascii="Times New Roman" w:hAnsi="Times New Roman" w:cs="Times New Roman"/>
          <w:i/>
          <w:vertAlign w:val="superscript"/>
        </w:rPr>
        <w:t>2</w:t>
      </w:r>
      <w:r w:rsidRPr="00895E78">
        <w:rPr>
          <w:rFonts w:ascii="Times New Roman" w:hAnsi="Times New Roman" w:cs="Times New Roman"/>
        </w:rPr>
        <w:t xml:space="preserve"> and ICC will both be above 0.9. The same model will then be compared to</w:t>
      </w:r>
      <w:r w:rsidRPr="004F0FA2">
        <w:rPr>
          <w:rFonts w:ascii="Times New Roman" w:hAnsi="Times New Roman" w:cs="Times New Roman"/>
        </w:rPr>
        <w:t xml:space="preserve"> those in the literature, with performance metrics as well as </w:t>
      </w:r>
      <w:r w:rsidRPr="004F0FA2">
        <w:rPr>
          <w:rFonts w:ascii="Times New Roman" w:hAnsi="Times New Roman" w:cs="Times New Roman"/>
        </w:rPr>
        <w:lastRenderedPageBreak/>
        <w:t xml:space="preserve">features used to construct the models being analyzed. A discussion on the chosen features and their biomechanical relationship to the propulsion metrics will follow. </w:t>
      </w:r>
    </w:p>
    <w:p w14:paraId="283A3CBD" w14:textId="0ACD2B6F" w:rsidR="00304743" w:rsidRPr="00304743" w:rsidRDefault="00304743" w:rsidP="00304743">
      <w:pPr>
        <w:spacing w:line="480" w:lineRule="auto"/>
        <w:rPr>
          <w:rFonts w:ascii="Times New Roman" w:hAnsi="Times New Roman" w:cs="Times New Roman"/>
        </w:rPr>
      </w:pPr>
      <w:r w:rsidRPr="00A14AAF">
        <w:rPr>
          <w:rFonts w:ascii="Times New Roman" w:hAnsi="Times New Roman" w:cs="Times New Roman"/>
        </w:rPr>
        <w:tab/>
        <w:t xml:space="preserve">To test the hypothesis that the IMU based algorithm will accurately estimate the APGRF time series curve versus the gold standard, the features selected for this purpose will be used to train a SVM model, using the APGRF time series curve taken from the gold standard of force plate </w:t>
      </w:r>
      <w:r w:rsidRPr="00304743">
        <w:rPr>
          <w:rFonts w:ascii="Times New Roman" w:hAnsi="Times New Roman" w:cs="Times New Roman"/>
        </w:rPr>
        <w:t>d</w:t>
      </w:r>
      <w:r w:rsidR="002D50B3" w:rsidRPr="00304743">
        <w:rPr>
          <w:rFonts w:ascii="Times New Roman" w:hAnsi="Times New Roman" w:cs="Times New Roman"/>
        </w:rPr>
        <w:t xml:space="preserve">ata as the response variable. </w:t>
      </w:r>
      <w:r w:rsidRPr="00304743">
        <w:rPr>
          <w:rFonts w:ascii="Times New Roman" w:hAnsi="Times New Roman" w:cs="Times New Roman"/>
        </w:rPr>
        <w:t>Ideally, RMSE will be below 5</w:t>
      </w:r>
      <w:r w:rsidR="00113369">
        <w:rPr>
          <w:rFonts w:ascii="Times New Roman" w:hAnsi="Times New Roman" w:cs="Times New Roman"/>
        </w:rPr>
        <w:t>%</w:t>
      </w:r>
      <w:r w:rsidRPr="00304743">
        <w:rPr>
          <w:rFonts w:ascii="Times New Roman" w:hAnsi="Times New Roman" w:cs="Times New Roman"/>
        </w:rPr>
        <w:t xml:space="preserve">; </w:t>
      </w:r>
      <w:r w:rsidRPr="00304743">
        <w:rPr>
          <w:rFonts w:ascii="Times New Roman" w:hAnsi="Times New Roman" w:cs="Times New Roman"/>
          <w:i/>
        </w:rPr>
        <w:t>R</w:t>
      </w:r>
      <w:r w:rsidRPr="00304743">
        <w:rPr>
          <w:rFonts w:ascii="Times New Roman" w:hAnsi="Times New Roman" w:cs="Times New Roman"/>
          <w:i/>
          <w:vertAlign w:val="superscript"/>
        </w:rPr>
        <w:t>2</w:t>
      </w:r>
      <w:r w:rsidRPr="00304743">
        <w:rPr>
          <w:rFonts w:ascii="Times New Roman" w:hAnsi="Times New Roman" w:cs="Times New Roman"/>
        </w:rPr>
        <w:t xml:space="preserve"> and ICC will both be above 0.9. The same model will then be compared to those in the literature, with performance metrics as well as features used to construct the models being analyzed. A discussion on the chosen features and their biomechanical relationship to the propulsion metrics will follow.</w:t>
      </w:r>
    </w:p>
    <w:p w14:paraId="6BD5C9BF" w14:textId="32C2C23C" w:rsidR="1CAC03F9" w:rsidRDefault="1CAC03F9" w:rsidP="1CAC03F9">
      <w:pPr>
        <w:spacing w:line="480" w:lineRule="auto"/>
        <w:rPr>
          <w:rFonts w:ascii="Calibri" w:hAnsi="Calibri"/>
          <w:lang w:val="en-GB"/>
        </w:rPr>
      </w:pPr>
    </w:p>
    <w:p w14:paraId="784EF8D6" w14:textId="0BF0F3EB" w:rsidR="00F77332" w:rsidRDefault="00F77332"/>
    <w:p w14:paraId="35CA30F3" w14:textId="55449CB1" w:rsidR="00F26208" w:rsidRDefault="00F26208"/>
    <w:p w14:paraId="3DBAB473" w14:textId="77777777" w:rsidR="00722513" w:rsidRDefault="00722513">
      <w:pPr>
        <w:spacing w:after="160" w:line="259" w:lineRule="auto"/>
        <w:rPr>
          <w:rFonts w:ascii="Times New Roman" w:hAnsi="Times New Roman" w:cs="Times New Roman"/>
        </w:rPr>
      </w:pPr>
      <w:r w:rsidRPr="00722513">
        <w:rPr>
          <w:rFonts w:ascii="Times New Roman" w:hAnsi="Times New Roman" w:cs="Times New Roman"/>
          <w:b/>
        </w:rPr>
        <w:t>Limitations</w:t>
      </w:r>
    </w:p>
    <w:p w14:paraId="0294AF39" w14:textId="7D7C53A0" w:rsidR="003F33E8" w:rsidRPr="00722513" w:rsidRDefault="00722513" w:rsidP="00722513">
      <w:pPr>
        <w:spacing w:after="160" w:line="480" w:lineRule="auto"/>
        <w:rPr>
          <w:rFonts w:ascii="Times New Roman" w:hAnsi="Times New Roman" w:cs="Times New Roman"/>
          <w:b/>
          <w:u w:val="single"/>
        </w:rPr>
      </w:pPr>
      <w:r>
        <w:rPr>
          <w:rFonts w:ascii="Times New Roman" w:hAnsi="Times New Roman" w:cs="Times New Roman"/>
        </w:rPr>
        <w:tab/>
        <w:t xml:space="preserve">There are inherent limitations to the proposed studies. As the population and walking conditions examined are of a specific kind, the results of these studies may not be suitable for consideration in other populations or in lower level walkers in the </w:t>
      </w:r>
      <w:proofErr w:type="spellStart"/>
      <w:r>
        <w:rPr>
          <w:rFonts w:ascii="Times New Roman" w:hAnsi="Times New Roman" w:cs="Times New Roman"/>
        </w:rPr>
        <w:t>poststroke</w:t>
      </w:r>
      <w:proofErr w:type="spellEnd"/>
      <w:r>
        <w:rPr>
          <w:rFonts w:ascii="Times New Roman" w:hAnsi="Times New Roman" w:cs="Times New Roman"/>
        </w:rPr>
        <w:t xml:space="preserve"> population. Also, when studying human movement with wearable sensors, drift in the component signals must be taken into consideration, and IMUs must be securely mounted to the body segments to minimize soft tissue artifacts and avoid the sensor moving relative to the body segment.</w:t>
      </w:r>
      <w:r w:rsidR="003F33E8" w:rsidRPr="00722513">
        <w:rPr>
          <w:rFonts w:ascii="Times New Roman" w:hAnsi="Times New Roman" w:cs="Times New Roman"/>
          <w:b/>
          <w:u w:val="single"/>
        </w:rPr>
        <w:br w:type="page"/>
      </w:r>
    </w:p>
    <w:p w14:paraId="1A9799A8" w14:textId="7CF5F3BE" w:rsidR="00B064B8" w:rsidRPr="00B064B8" w:rsidRDefault="00B064B8" w:rsidP="00B064B8">
      <w:pPr>
        <w:pStyle w:val="Bibliography"/>
        <w:rPr>
          <w:rFonts w:ascii="Times New Roman" w:hAnsi="Times New Roman" w:cs="Times New Roman"/>
          <w:b/>
          <w:u w:val="single"/>
        </w:rPr>
      </w:pPr>
      <w:r w:rsidRPr="00B064B8">
        <w:rPr>
          <w:rFonts w:ascii="Times New Roman" w:hAnsi="Times New Roman" w:cs="Times New Roman"/>
          <w:b/>
          <w:u w:val="single"/>
        </w:rPr>
        <w:lastRenderedPageBreak/>
        <w:t>Bibliography</w:t>
      </w:r>
    </w:p>
    <w:p w14:paraId="128FB11D" w14:textId="77777777" w:rsidR="003F1BEF" w:rsidRDefault="00B064B8" w:rsidP="003F1BEF">
      <w:pPr>
        <w:pStyle w:val="Bibliography"/>
      </w:pPr>
      <w:r w:rsidRPr="00972C74">
        <w:fldChar w:fldCharType="begin"/>
      </w:r>
      <w:r w:rsidRPr="00972C74">
        <w:instrText xml:space="preserve"> ADDIN ZOTERO_BIBL {"uncited":[],"omitted":[],"custom":[]} CSL_BIBLIOGRAPHY </w:instrText>
      </w:r>
      <w:r w:rsidRPr="00972C74">
        <w:fldChar w:fldCharType="separate"/>
      </w:r>
      <w:r w:rsidR="003F1BEF">
        <w:t xml:space="preserve">1. </w:t>
      </w:r>
      <w:r w:rsidR="003F1BEF">
        <w:tab/>
        <w:t xml:space="preserve">Berrigan D, Carroll DD, </w:t>
      </w:r>
      <w:proofErr w:type="gramStart"/>
      <w:r w:rsidR="003F1BEF">
        <w:t>Fulton</w:t>
      </w:r>
      <w:proofErr w:type="gramEnd"/>
      <w:r w:rsidR="003F1BEF">
        <w:t xml:space="preserve"> JE, et al. Vital signs: walking among adults-United States, 2005 and 2010. </w:t>
      </w:r>
      <w:r w:rsidR="003F1BEF">
        <w:rPr>
          <w:i/>
          <w:iCs/>
        </w:rPr>
        <w:t>Morbidity and Mortality Weekly Report</w:t>
      </w:r>
      <w:r w:rsidR="003F1BEF">
        <w:t>. 2012</w:t>
      </w:r>
      <w:proofErr w:type="gramStart"/>
      <w:r w:rsidR="003F1BEF">
        <w:t>;61</w:t>
      </w:r>
      <w:proofErr w:type="gramEnd"/>
      <w:r w:rsidR="003F1BEF">
        <w:t>(31):595-601.</w:t>
      </w:r>
    </w:p>
    <w:p w14:paraId="2D8A4E73" w14:textId="77777777" w:rsidR="003F1BEF" w:rsidRDefault="003F1BEF" w:rsidP="003F1BEF">
      <w:pPr>
        <w:pStyle w:val="Bibliography"/>
      </w:pPr>
      <w:r>
        <w:t xml:space="preserve">2. </w:t>
      </w:r>
      <w:r>
        <w:tab/>
        <w:t>Kruger J, Ham SA, Berrigan D, Ballard-</w:t>
      </w:r>
      <w:proofErr w:type="spellStart"/>
      <w:r>
        <w:t>Barbash</w:t>
      </w:r>
      <w:proofErr w:type="spellEnd"/>
      <w:r>
        <w:t xml:space="preserve"> R. Prevalence of transportation and leisure walking among U.S. adults. </w:t>
      </w:r>
      <w:r>
        <w:rPr>
          <w:i/>
          <w:iCs/>
        </w:rPr>
        <w:t>Preventive Medicine</w:t>
      </w:r>
      <w:r>
        <w:t>. 2008</w:t>
      </w:r>
      <w:proofErr w:type="gramStart"/>
      <w:r>
        <w:t>;47</w:t>
      </w:r>
      <w:proofErr w:type="gramEnd"/>
      <w:r>
        <w:t>(3):329-334. doi:10.1016/j.ypmed.2008.02.018</w:t>
      </w:r>
    </w:p>
    <w:p w14:paraId="2DF05780" w14:textId="77777777" w:rsidR="003F1BEF" w:rsidRDefault="003F1BEF" w:rsidP="003F1BEF">
      <w:pPr>
        <w:pStyle w:val="Bibliography"/>
      </w:pPr>
      <w:r>
        <w:t xml:space="preserve">3. </w:t>
      </w:r>
      <w:r>
        <w:tab/>
        <w:t xml:space="preserve">Lee IM, Buchner DM. The Importance of Walking to Public Health. </w:t>
      </w:r>
      <w:r>
        <w:rPr>
          <w:i/>
          <w:iCs/>
        </w:rPr>
        <w:t>Medicine &amp; Science in Sports &amp; Exercise</w:t>
      </w:r>
      <w:r>
        <w:t>. 2008</w:t>
      </w:r>
      <w:proofErr w:type="gramStart"/>
      <w:r>
        <w:t>;40</w:t>
      </w:r>
      <w:proofErr w:type="gramEnd"/>
      <w:r>
        <w:t>(7):S512-S518. doi:10.1249/MSS.0b013e31817c65d0</w:t>
      </w:r>
    </w:p>
    <w:p w14:paraId="785990CB" w14:textId="77777777" w:rsidR="003F1BEF" w:rsidRDefault="003F1BEF" w:rsidP="003F1BEF">
      <w:pPr>
        <w:pStyle w:val="Bibliography"/>
      </w:pPr>
      <w:r>
        <w:t xml:space="preserve">4. </w:t>
      </w:r>
      <w:r>
        <w:tab/>
      </w:r>
      <w:proofErr w:type="spellStart"/>
      <w:r>
        <w:t>Donelan</w:t>
      </w:r>
      <w:proofErr w:type="spellEnd"/>
      <w:r>
        <w:t xml:space="preserve"> JM, </w:t>
      </w:r>
      <w:proofErr w:type="spellStart"/>
      <w:r>
        <w:t>Kram</w:t>
      </w:r>
      <w:proofErr w:type="spellEnd"/>
      <w:r>
        <w:t xml:space="preserve"> R, </w:t>
      </w:r>
      <w:proofErr w:type="spellStart"/>
      <w:r>
        <w:t>Kuo</w:t>
      </w:r>
      <w:proofErr w:type="spellEnd"/>
      <w:r>
        <w:t xml:space="preserve"> AD. Mechanical work for step-to-step transitions is a major determinant of the metabolic cost of human walking. </w:t>
      </w:r>
      <w:r>
        <w:rPr>
          <w:i/>
          <w:iCs/>
        </w:rPr>
        <w:t>Journal of Experimental Biology</w:t>
      </w:r>
      <w:r>
        <w:t>. 2002</w:t>
      </w:r>
      <w:proofErr w:type="gramStart"/>
      <w:r>
        <w:t>;205</w:t>
      </w:r>
      <w:proofErr w:type="gramEnd"/>
      <w:r>
        <w:t xml:space="preserve">(23):3717-3727. </w:t>
      </w:r>
      <w:proofErr w:type="gramStart"/>
      <w:r>
        <w:t>doi:</w:t>
      </w:r>
      <w:proofErr w:type="gramEnd"/>
      <w:r>
        <w:t>10.1007/BF00430237</w:t>
      </w:r>
    </w:p>
    <w:p w14:paraId="1F14A24A" w14:textId="77777777" w:rsidR="003F1BEF" w:rsidRDefault="003F1BEF" w:rsidP="003F1BEF">
      <w:pPr>
        <w:pStyle w:val="Bibliography"/>
      </w:pPr>
      <w:r>
        <w:t xml:space="preserve">5. </w:t>
      </w:r>
      <w:r>
        <w:tab/>
      </w:r>
      <w:proofErr w:type="spellStart"/>
      <w:r>
        <w:t>Kuo</w:t>
      </w:r>
      <w:proofErr w:type="spellEnd"/>
      <w:r>
        <w:t xml:space="preserve"> AD, </w:t>
      </w:r>
      <w:proofErr w:type="spellStart"/>
      <w:r>
        <w:t>Donelan</w:t>
      </w:r>
      <w:proofErr w:type="spellEnd"/>
      <w:r>
        <w:t xml:space="preserve"> JM. Dynamic Principles of Gait and Their Clinical Implications. In: </w:t>
      </w:r>
      <w:r>
        <w:rPr>
          <w:i/>
          <w:iCs/>
        </w:rPr>
        <w:t>Physical Therapy</w:t>
      </w:r>
      <w:r>
        <w:t>. Vol 90. Oxford University Press; 2010:157-174. doi:10.2522/ptj.20090125</w:t>
      </w:r>
    </w:p>
    <w:p w14:paraId="75A2A75A" w14:textId="77777777" w:rsidR="003F1BEF" w:rsidRDefault="003F1BEF" w:rsidP="003F1BEF">
      <w:pPr>
        <w:pStyle w:val="Bibliography"/>
      </w:pPr>
      <w:r>
        <w:t xml:space="preserve">6. </w:t>
      </w:r>
      <w:r>
        <w:tab/>
      </w:r>
      <w:proofErr w:type="spellStart"/>
      <w:r>
        <w:t>Zelik</w:t>
      </w:r>
      <w:proofErr w:type="spellEnd"/>
      <w:r>
        <w:t xml:space="preserve"> KE, </w:t>
      </w:r>
      <w:proofErr w:type="spellStart"/>
      <w:r>
        <w:t>Adamczyk</w:t>
      </w:r>
      <w:proofErr w:type="spellEnd"/>
      <w:r>
        <w:t xml:space="preserve"> PG. A unified perspective on ankle push-off in human walking. </w:t>
      </w:r>
      <w:r>
        <w:rPr>
          <w:i/>
          <w:iCs/>
        </w:rPr>
        <w:t>The Journal of Experimental Biology</w:t>
      </w:r>
      <w:r>
        <w:t>. 2016</w:t>
      </w:r>
      <w:proofErr w:type="gramStart"/>
      <w:r>
        <w:t>;219</w:t>
      </w:r>
      <w:proofErr w:type="gramEnd"/>
      <w:r>
        <w:t>(23):3676-3683. doi:10.1242/jeb.140376</w:t>
      </w:r>
    </w:p>
    <w:p w14:paraId="7BFB29EB" w14:textId="77777777" w:rsidR="003F1BEF" w:rsidRDefault="003F1BEF" w:rsidP="003F1BEF">
      <w:pPr>
        <w:pStyle w:val="Bibliography"/>
      </w:pPr>
      <w:r>
        <w:t xml:space="preserve">7. </w:t>
      </w:r>
      <w:r>
        <w:tab/>
      </w:r>
      <w:proofErr w:type="spellStart"/>
      <w:r>
        <w:t>Cappozzo</w:t>
      </w:r>
      <w:proofErr w:type="spellEnd"/>
      <w:r>
        <w:t xml:space="preserve"> A, </w:t>
      </w:r>
      <w:proofErr w:type="spellStart"/>
      <w:r>
        <w:t>Figura</w:t>
      </w:r>
      <w:proofErr w:type="spellEnd"/>
      <w:r>
        <w:t xml:space="preserve"> F, </w:t>
      </w:r>
      <w:proofErr w:type="spellStart"/>
      <w:r>
        <w:t>Marchetti</w:t>
      </w:r>
      <w:proofErr w:type="spellEnd"/>
      <w:r>
        <w:t xml:space="preserve"> M, </w:t>
      </w:r>
      <w:proofErr w:type="spellStart"/>
      <w:r>
        <w:t>Pedotti</w:t>
      </w:r>
      <w:proofErr w:type="spellEnd"/>
      <w:r>
        <w:t xml:space="preserve"> A. The interplay of muscular and external forces in human ambulation. </w:t>
      </w:r>
      <w:r>
        <w:rPr>
          <w:i/>
          <w:iCs/>
        </w:rPr>
        <w:t>Journal of biomechanics</w:t>
      </w:r>
      <w:r>
        <w:t>. 1976</w:t>
      </w:r>
      <w:proofErr w:type="gramStart"/>
      <w:r>
        <w:t>;9</w:t>
      </w:r>
      <w:proofErr w:type="gramEnd"/>
      <w:r>
        <w:t>(1):35-43.</w:t>
      </w:r>
    </w:p>
    <w:p w14:paraId="6D8410E2" w14:textId="77777777" w:rsidR="003F1BEF" w:rsidRDefault="003F1BEF" w:rsidP="003F1BEF">
      <w:pPr>
        <w:pStyle w:val="Bibliography"/>
      </w:pPr>
      <w:r>
        <w:t xml:space="preserve">8. </w:t>
      </w:r>
      <w:r>
        <w:tab/>
        <w:t xml:space="preserve">Hof AL, </w:t>
      </w:r>
      <w:proofErr w:type="spellStart"/>
      <w:r>
        <w:t>Nauta</w:t>
      </w:r>
      <w:proofErr w:type="spellEnd"/>
      <w:r>
        <w:t xml:space="preserve"> J, van der </w:t>
      </w:r>
      <w:proofErr w:type="spellStart"/>
      <w:r>
        <w:t>Knaap</w:t>
      </w:r>
      <w:proofErr w:type="spellEnd"/>
      <w:r>
        <w:t xml:space="preserve"> ER, </w:t>
      </w:r>
      <w:proofErr w:type="spellStart"/>
      <w:r>
        <w:t>Schallig</w:t>
      </w:r>
      <w:proofErr w:type="spellEnd"/>
      <w:r>
        <w:t xml:space="preserve"> MAA, </w:t>
      </w:r>
      <w:proofErr w:type="spellStart"/>
      <w:r>
        <w:t>Struwe</w:t>
      </w:r>
      <w:proofErr w:type="spellEnd"/>
      <w:r>
        <w:t xml:space="preserve"> DP. Calf muscle work and segment energy changes in human treadmill walking. </w:t>
      </w:r>
      <w:r>
        <w:rPr>
          <w:i/>
          <w:iCs/>
        </w:rPr>
        <w:t>Journal of Electromyography and Kinesiology</w:t>
      </w:r>
      <w:r>
        <w:t>. 1992</w:t>
      </w:r>
      <w:proofErr w:type="gramStart"/>
      <w:r>
        <w:t>;2</w:t>
      </w:r>
      <w:proofErr w:type="gramEnd"/>
      <w:r>
        <w:t xml:space="preserve">(4):203-216. </w:t>
      </w:r>
      <w:proofErr w:type="gramStart"/>
      <w:r>
        <w:t>doi:</w:t>
      </w:r>
      <w:proofErr w:type="gramEnd"/>
      <w:r>
        <w:t>10.1016/1050-6411(92)90024-D</w:t>
      </w:r>
    </w:p>
    <w:p w14:paraId="7E889952" w14:textId="77777777" w:rsidR="003F1BEF" w:rsidRDefault="003F1BEF" w:rsidP="003F1BEF">
      <w:pPr>
        <w:pStyle w:val="Bibliography"/>
      </w:pPr>
      <w:r>
        <w:t xml:space="preserve">9. </w:t>
      </w:r>
      <w:r>
        <w:tab/>
        <w:t xml:space="preserve">Winter DA. Energy generation and absorption at the ankle and knee during fast, natural, and slow cadences. </w:t>
      </w:r>
      <w:r>
        <w:rPr>
          <w:i/>
          <w:iCs/>
        </w:rPr>
        <w:t xml:space="preserve">Clinical </w:t>
      </w:r>
      <w:proofErr w:type="spellStart"/>
      <w:r>
        <w:rPr>
          <w:i/>
          <w:iCs/>
        </w:rPr>
        <w:t>orthopaedics</w:t>
      </w:r>
      <w:proofErr w:type="spellEnd"/>
      <w:r>
        <w:rPr>
          <w:i/>
          <w:iCs/>
        </w:rPr>
        <w:t xml:space="preserve"> and related research</w:t>
      </w:r>
      <w:r>
        <w:t xml:space="preserve">. </w:t>
      </w:r>
      <w:proofErr w:type="gramStart"/>
      <w:r>
        <w:t>1983;</w:t>
      </w:r>
      <w:proofErr w:type="gramEnd"/>
      <w:r>
        <w:t>(175):147-154.</w:t>
      </w:r>
    </w:p>
    <w:p w14:paraId="596EDC4B" w14:textId="77777777" w:rsidR="003F1BEF" w:rsidRDefault="003F1BEF" w:rsidP="003F1BEF">
      <w:pPr>
        <w:pStyle w:val="Bibliography"/>
      </w:pPr>
      <w:r>
        <w:t xml:space="preserve">10. </w:t>
      </w:r>
      <w:r>
        <w:tab/>
      </w:r>
      <w:proofErr w:type="spellStart"/>
      <w:r>
        <w:t>Kuhman</w:t>
      </w:r>
      <w:proofErr w:type="spellEnd"/>
      <w:r>
        <w:t xml:space="preserve"> D, Hurt CP. The timing of locomotor propulsion in healthy adults walking at multiple speeds. </w:t>
      </w:r>
      <w:r>
        <w:rPr>
          <w:i/>
          <w:iCs/>
        </w:rPr>
        <w:t>Human Movement Science</w:t>
      </w:r>
      <w:r>
        <w:t>. 2019</w:t>
      </w:r>
      <w:proofErr w:type="gramStart"/>
      <w:r>
        <w:t>;68:102524</w:t>
      </w:r>
      <w:proofErr w:type="gramEnd"/>
      <w:r>
        <w:t>. doi:10.1016/j.humov.2019.102524</w:t>
      </w:r>
    </w:p>
    <w:p w14:paraId="0D060CAE" w14:textId="77777777" w:rsidR="003F1BEF" w:rsidRDefault="003F1BEF" w:rsidP="003F1BEF">
      <w:pPr>
        <w:pStyle w:val="Bibliography"/>
      </w:pPr>
      <w:r>
        <w:t xml:space="preserve">11. </w:t>
      </w:r>
      <w:r>
        <w:tab/>
        <w:t xml:space="preserve">Riley PO, Croce UD, Casey Kerrigan D. Propulsive adaptation to changing gait speed. </w:t>
      </w:r>
      <w:r>
        <w:rPr>
          <w:i/>
          <w:iCs/>
        </w:rPr>
        <w:t>Journal of Biomechanics</w:t>
      </w:r>
      <w:r>
        <w:t>. 2001</w:t>
      </w:r>
      <w:proofErr w:type="gramStart"/>
      <w:r>
        <w:t>;34</w:t>
      </w:r>
      <w:proofErr w:type="gramEnd"/>
      <w:r>
        <w:t xml:space="preserve">(2):197-202. </w:t>
      </w:r>
      <w:proofErr w:type="gramStart"/>
      <w:r>
        <w:t>doi:</w:t>
      </w:r>
      <w:proofErr w:type="gramEnd"/>
      <w:r>
        <w:t>10.1016/S0021-9290(00)00174-3</w:t>
      </w:r>
    </w:p>
    <w:p w14:paraId="3C21241C" w14:textId="77777777" w:rsidR="003F1BEF" w:rsidRDefault="003F1BEF" w:rsidP="003F1BEF">
      <w:pPr>
        <w:pStyle w:val="Bibliography"/>
      </w:pPr>
      <w:r>
        <w:t xml:space="preserve">12. </w:t>
      </w:r>
      <w:r>
        <w:tab/>
      </w:r>
      <w:proofErr w:type="spellStart"/>
      <w:r>
        <w:t>Lewek</w:t>
      </w:r>
      <w:proofErr w:type="spellEnd"/>
      <w:r>
        <w:t xml:space="preserve"> MD, Randall EP. Reliability of Spatiotemporal Asymmetry </w:t>
      </w:r>
      <w:proofErr w:type="gramStart"/>
      <w:r>
        <w:t>During</w:t>
      </w:r>
      <w:proofErr w:type="gramEnd"/>
      <w:r>
        <w:t xml:space="preserve"> Overground Walking for Individuals Following Chronic Stroke. </w:t>
      </w:r>
      <w:r>
        <w:rPr>
          <w:i/>
          <w:iCs/>
        </w:rPr>
        <w:t>Journal of Neurologic Physical Therapy</w:t>
      </w:r>
      <w:r>
        <w:t>. 2011</w:t>
      </w:r>
      <w:proofErr w:type="gramStart"/>
      <w:r>
        <w:t>;35</w:t>
      </w:r>
      <w:proofErr w:type="gramEnd"/>
      <w:r>
        <w:t>(3):116-121. doi:10.1097/NPT.0b013e318227fe70</w:t>
      </w:r>
    </w:p>
    <w:p w14:paraId="5E732927" w14:textId="77777777" w:rsidR="003F1BEF" w:rsidRDefault="003F1BEF" w:rsidP="003F1BEF">
      <w:pPr>
        <w:pStyle w:val="Bibliography"/>
      </w:pPr>
      <w:r>
        <w:t xml:space="preserve">13. </w:t>
      </w:r>
      <w:r>
        <w:tab/>
        <w:t xml:space="preserve">Kramer S, Johnson L, Bernhardt J, Cumming T. Energy Expenditure and Cost During Walking After Stroke: A Systematic Review. </w:t>
      </w:r>
      <w:r>
        <w:rPr>
          <w:i/>
          <w:iCs/>
        </w:rPr>
        <w:t>Archives of Physical Medicine and Rehabilitation</w:t>
      </w:r>
      <w:r>
        <w:t>. 2016</w:t>
      </w:r>
      <w:proofErr w:type="gramStart"/>
      <w:r>
        <w:t>;97</w:t>
      </w:r>
      <w:proofErr w:type="gramEnd"/>
      <w:r>
        <w:t>(4):619-632.e1. doi:10.1016/j.apmr.2015.11.007</w:t>
      </w:r>
    </w:p>
    <w:p w14:paraId="02FE94FD" w14:textId="77777777" w:rsidR="003F1BEF" w:rsidRDefault="003F1BEF" w:rsidP="003F1BEF">
      <w:pPr>
        <w:pStyle w:val="Bibliography"/>
      </w:pPr>
      <w:r>
        <w:lastRenderedPageBreak/>
        <w:t xml:space="preserve">14. </w:t>
      </w:r>
      <w:r>
        <w:tab/>
      </w:r>
      <w:proofErr w:type="spellStart"/>
      <w:r>
        <w:t>Mian</w:t>
      </w:r>
      <w:proofErr w:type="spellEnd"/>
      <w:r>
        <w:t xml:space="preserve"> OS, Thom JM, </w:t>
      </w:r>
      <w:proofErr w:type="spellStart"/>
      <w:r>
        <w:t>Ardigò</w:t>
      </w:r>
      <w:proofErr w:type="spellEnd"/>
      <w:r>
        <w:t xml:space="preserve"> LP, </w:t>
      </w:r>
      <w:proofErr w:type="spellStart"/>
      <w:r>
        <w:t>Narici</w:t>
      </w:r>
      <w:proofErr w:type="spellEnd"/>
      <w:r>
        <w:t xml:space="preserve"> MV, </w:t>
      </w:r>
      <w:proofErr w:type="spellStart"/>
      <w:r>
        <w:t>Minetti</w:t>
      </w:r>
      <w:proofErr w:type="spellEnd"/>
      <w:r>
        <w:t xml:space="preserve"> AE. Metabolic cost, mechanical work, and efficiency during walking in young and older men. </w:t>
      </w:r>
      <w:proofErr w:type="spellStart"/>
      <w:r>
        <w:rPr>
          <w:i/>
          <w:iCs/>
        </w:rPr>
        <w:t>Acta</w:t>
      </w:r>
      <w:proofErr w:type="spellEnd"/>
      <w:r>
        <w:rPr>
          <w:i/>
          <w:iCs/>
        </w:rPr>
        <w:t xml:space="preserve"> </w:t>
      </w:r>
      <w:proofErr w:type="spellStart"/>
      <w:r>
        <w:rPr>
          <w:i/>
          <w:iCs/>
        </w:rPr>
        <w:t>Physiologica</w:t>
      </w:r>
      <w:proofErr w:type="spellEnd"/>
      <w:r>
        <w:t>. 2006</w:t>
      </w:r>
      <w:proofErr w:type="gramStart"/>
      <w:r>
        <w:t>;186</w:t>
      </w:r>
      <w:proofErr w:type="gramEnd"/>
      <w:r>
        <w:t>(2):127-139. doi:10.1111/j.1748-1716.2006.01522.x</w:t>
      </w:r>
    </w:p>
    <w:p w14:paraId="7BA65CE3" w14:textId="77777777" w:rsidR="003F1BEF" w:rsidRDefault="003F1BEF" w:rsidP="003F1BEF">
      <w:pPr>
        <w:pStyle w:val="Bibliography"/>
      </w:pPr>
      <w:r>
        <w:t xml:space="preserve">15. </w:t>
      </w:r>
      <w:r>
        <w:tab/>
        <w:t xml:space="preserve">Winter DA, Robertson DGE. </w:t>
      </w:r>
      <w:proofErr w:type="spellStart"/>
      <w:r>
        <w:t>Joit</w:t>
      </w:r>
      <w:proofErr w:type="spellEnd"/>
      <w:r>
        <w:t xml:space="preserve"> torque and energy patterns in normal gait. </w:t>
      </w:r>
      <w:r>
        <w:rPr>
          <w:i/>
          <w:iCs/>
        </w:rPr>
        <w:t>Biological cybernetics</w:t>
      </w:r>
      <w:r>
        <w:t>. 1978</w:t>
      </w:r>
      <w:proofErr w:type="gramStart"/>
      <w:r>
        <w:t>;29</w:t>
      </w:r>
      <w:proofErr w:type="gramEnd"/>
      <w:r>
        <w:t>(3):137-142.</w:t>
      </w:r>
    </w:p>
    <w:p w14:paraId="38466C66" w14:textId="77777777" w:rsidR="003F1BEF" w:rsidRDefault="003F1BEF" w:rsidP="003F1BEF">
      <w:pPr>
        <w:pStyle w:val="Bibliography"/>
      </w:pPr>
      <w:r>
        <w:t xml:space="preserve">16. </w:t>
      </w:r>
      <w:r>
        <w:tab/>
      </w:r>
      <w:proofErr w:type="spellStart"/>
      <w:r>
        <w:t>Donelan</w:t>
      </w:r>
      <w:proofErr w:type="spellEnd"/>
      <w:r>
        <w:t xml:space="preserve"> JM, </w:t>
      </w:r>
      <w:proofErr w:type="spellStart"/>
      <w:r>
        <w:t>Kram</w:t>
      </w:r>
      <w:proofErr w:type="spellEnd"/>
      <w:r>
        <w:t xml:space="preserve"> R, </w:t>
      </w:r>
      <w:proofErr w:type="spellStart"/>
      <w:r>
        <w:t>Kuo</w:t>
      </w:r>
      <w:proofErr w:type="spellEnd"/>
      <w:r>
        <w:t xml:space="preserve"> AD. Simultaneous positive and negative external mechanical work in human walking. </w:t>
      </w:r>
      <w:r>
        <w:rPr>
          <w:i/>
          <w:iCs/>
        </w:rPr>
        <w:t>Journal of Biomechanics</w:t>
      </w:r>
      <w:r>
        <w:t>. 2002</w:t>
      </w:r>
      <w:proofErr w:type="gramStart"/>
      <w:r>
        <w:t>;35</w:t>
      </w:r>
      <w:proofErr w:type="gramEnd"/>
      <w:r>
        <w:t xml:space="preserve">(1):117-124. </w:t>
      </w:r>
      <w:proofErr w:type="gramStart"/>
      <w:r>
        <w:t>doi:</w:t>
      </w:r>
      <w:proofErr w:type="gramEnd"/>
      <w:r>
        <w:t>10.1016/S0021-9290(01)00169-5</w:t>
      </w:r>
    </w:p>
    <w:p w14:paraId="00B9603F" w14:textId="77777777" w:rsidR="003F1BEF" w:rsidRDefault="003F1BEF" w:rsidP="003F1BEF">
      <w:pPr>
        <w:pStyle w:val="Bibliography"/>
      </w:pPr>
      <w:r>
        <w:t xml:space="preserve">17. </w:t>
      </w:r>
      <w:r>
        <w:tab/>
      </w:r>
      <w:proofErr w:type="spellStart"/>
      <w:r>
        <w:t>Lipfert</w:t>
      </w:r>
      <w:proofErr w:type="spellEnd"/>
      <w:r>
        <w:t xml:space="preserve"> S, Gunther M, </w:t>
      </w:r>
      <w:proofErr w:type="spellStart"/>
      <w:r>
        <w:t>Renjewski</w:t>
      </w:r>
      <w:proofErr w:type="spellEnd"/>
      <w:r>
        <w:t xml:space="preserve"> D, </w:t>
      </w:r>
      <w:proofErr w:type="spellStart"/>
      <w:r>
        <w:t>Seyfarth</w:t>
      </w:r>
      <w:proofErr w:type="spellEnd"/>
      <w:r>
        <w:t xml:space="preserve"> A. Impulsive ankle push-off powers leg swing in human walking. </w:t>
      </w:r>
      <w:r>
        <w:rPr>
          <w:i/>
          <w:iCs/>
        </w:rPr>
        <w:t>Journal of Experimental Biology</w:t>
      </w:r>
      <w:r>
        <w:t>. 2014</w:t>
      </w:r>
      <w:proofErr w:type="gramStart"/>
      <w:r>
        <w:t>;217</w:t>
      </w:r>
      <w:proofErr w:type="gramEnd"/>
      <w:r>
        <w:t>(10):1831-1831. doi:10.1242/jeb.107391</w:t>
      </w:r>
    </w:p>
    <w:p w14:paraId="62AE0689" w14:textId="77777777" w:rsidR="003F1BEF" w:rsidRDefault="003F1BEF" w:rsidP="003F1BEF">
      <w:pPr>
        <w:pStyle w:val="Bibliography"/>
      </w:pPr>
      <w:r>
        <w:t xml:space="preserve">18. </w:t>
      </w:r>
      <w:r>
        <w:tab/>
        <w:t xml:space="preserve">Browne MG, Franz JR. Does dynamic stability govern propulsive force generation in human walking? </w:t>
      </w:r>
      <w:r>
        <w:rPr>
          <w:i/>
          <w:iCs/>
        </w:rPr>
        <w:t>Royal Society Open Science</w:t>
      </w:r>
      <w:r>
        <w:t>. 2017</w:t>
      </w:r>
      <w:proofErr w:type="gramStart"/>
      <w:r>
        <w:t>;4</w:t>
      </w:r>
      <w:proofErr w:type="gramEnd"/>
      <w:r>
        <w:t>(11):171673. doi:10.1098/rsos.171673</w:t>
      </w:r>
    </w:p>
    <w:p w14:paraId="493D91B5" w14:textId="77777777" w:rsidR="003F1BEF" w:rsidRDefault="003F1BEF" w:rsidP="003F1BEF">
      <w:pPr>
        <w:pStyle w:val="Bibliography"/>
      </w:pPr>
      <w:r>
        <w:t xml:space="preserve">19. </w:t>
      </w:r>
      <w:r>
        <w:tab/>
        <w:t xml:space="preserve">Virani SS, Alonso A, Benjamin EJ, et al. </w:t>
      </w:r>
      <w:r>
        <w:rPr>
          <w:i/>
          <w:iCs/>
        </w:rPr>
        <w:t xml:space="preserve">Heart Disease and Stroke Statistics—2020 Update: A Report </w:t>
      </w:r>
      <w:proofErr w:type="gramStart"/>
      <w:r>
        <w:rPr>
          <w:i/>
          <w:iCs/>
        </w:rPr>
        <w:t>From</w:t>
      </w:r>
      <w:proofErr w:type="gramEnd"/>
      <w:r>
        <w:rPr>
          <w:i/>
          <w:iCs/>
        </w:rPr>
        <w:t xml:space="preserve"> the American Heart Association</w:t>
      </w:r>
      <w:r>
        <w:t>. American Heart Association; 2020:CIR. 0000000000000757.</w:t>
      </w:r>
    </w:p>
    <w:p w14:paraId="5A0BAD2F" w14:textId="77777777" w:rsidR="003F1BEF" w:rsidRDefault="003F1BEF" w:rsidP="003F1BEF">
      <w:pPr>
        <w:pStyle w:val="Bibliography"/>
      </w:pPr>
      <w:r>
        <w:t xml:space="preserve">20. </w:t>
      </w:r>
      <w:r>
        <w:tab/>
        <w:t xml:space="preserve">Awad LN, Bae J, Kudzia P, et al. Reducing Circumduction and Hip Hiking During </w:t>
      </w:r>
      <w:proofErr w:type="spellStart"/>
      <w:r>
        <w:t>Hemiparetic</w:t>
      </w:r>
      <w:proofErr w:type="spellEnd"/>
      <w:r>
        <w:t xml:space="preserve"> Walking Through Targeted Assistance of the Paretic Limb Using a Soft Robotic </w:t>
      </w:r>
      <w:proofErr w:type="spellStart"/>
      <w:r>
        <w:t>Exosuit</w:t>
      </w:r>
      <w:proofErr w:type="spellEnd"/>
      <w:r>
        <w:t xml:space="preserve">. </w:t>
      </w:r>
      <w:r>
        <w:rPr>
          <w:i/>
          <w:iCs/>
        </w:rPr>
        <w:t>American Journal of Physical Medicine &amp; Rehabilitation</w:t>
      </w:r>
      <w:r>
        <w:t>. 2017</w:t>
      </w:r>
      <w:proofErr w:type="gramStart"/>
      <w:r>
        <w:t>;96</w:t>
      </w:r>
      <w:proofErr w:type="gramEnd"/>
      <w:r>
        <w:t>(10):S157-S164. doi:10.1097/PHM.0000000000000800</w:t>
      </w:r>
    </w:p>
    <w:p w14:paraId="0CFFDB83" w14:textId="77777777" w:rsidR="003F1BEF" w:rsidRDefault="003F1BEF" w:rsidP="003F1BEF">
      <w:pPr>
        <w:pStyle w:val="Bibliography"/>
      </w:pPr>
      <w:r>
        <w:t xml:space="preserve">21. </w:t>
      </w:r>
      <w:r>
        <w:tab/>
        <w:t xml:space="preserve">Duncan PW, Sullivan KJ, Behrman AL, et al. Body-Weight–Supported Treadmill Rehabilitation after Stroke. </w:t>
      </w:r>
      <w:r>
        <w:rPr>
          <w:i/>
          <w:iCs/>
        </w:rPr>
        <w:t>New England Journal of Medicine</w:t>
      </w:r>
      <w:r>
        <w:t>. 2011</w:t>
      </w:r>
      <w:proofErr w:type="gramStart"/>
      <w:r>
        <w:t>;364</w:t>
      </w:r>
      <w:proofErr w:type="gramEnd"/>
      <w:r>
        <w:t xml:space="preserve">(21):2026-2036. </w:t>
      </w:r>
      <w:proofErr w:type="gramStart"/>
      <w:r>
        <w:t>doi:</w:t>
      </w:r>
      <w:proofErr w:type="gramEnd"/>
      <w:r>
        <w:t>10.1056/NEJMoa1010790</w:t>
      </w:r>
    </w:p>
    <w:p w14:paraId="4E94F898" w14:textId="77777777" w:rsidR="003F1BEF" w:rsidRDefault="003F1BEF" w:rsidP="003F1BEF">
      <w:pPr>
        <w:pStyle w:val="Bibliography"/>
      </w:pPr>
      <w:r>
        <w:t xml:space="preserve">22. </w:t>
      </w:r>
      <w:r>
        <w:tab/>
        <w:t xml:space="preserve">English C, </w:t>
      </w:r>
      <w:proofErr w:type="spellStart"/>
      <w:r>
        <w:t>Manns</w:t>
      </w:r>
      <w:proofErr w:type="spellEnd"/>
      <w:r>
        <w:t xml:space="preserve"> PJ, </w:t>
      </w:r>
      <w:proofErr w:type="spellStart"/>
      <w:r>
        <w:t>Tucak</w:t>
      </w:r>
      <w:proofErr w:type="spellEnd"/>
      <w:r>
        <w:t xml:space="preserve"> C, Bernhardt J. Physical Activity and Sedentary Behaviors in People </w:t>
      </w:r>
      <w:proofErr w:type="gramStart"/>
      <w:r>
        <w:t>With</w:t>
      </w:r>
      <w:proofErr w:type="gramEnd"/>
      <w:r>
        <w:t xml:space="preserve"> Stroke Living in the Community: A Systematic Review. </w:t>
      </w:r>
      <w:r>
        <w:rPr>
          <w:i/>
          <w:iCs/>
        </w:rPr>
        <w:t>Physical Therapy</w:t>
      </w:r>
      <w:r>
        <w:t>. 2014</w:t>
      </w:r>
      <w:proofErr w:type="gramStart"/>
      <w:r>
        <w:t>;94</w:t>
      </w:r>
      <w:proofErr w:type="gramEnd"/>
      <w:r>
        <w:t>(2):185-196. doi:10.2522/ptj.20130175</w:t>
      </w:r>
    </w:p>
    <w:p w14:paraId="4411CE6A" w14:textId="77777777" w:rsidR="003F1BEF" w:rsidRDefault="003F1BEF" w:rsidP="003F1BEF">
      <w:pPr>
        <w:pStyle w:val="Bibliography"/>
      </w:pPr>
      <w:r>
        <w:t xml:space="preserve">23. </w:t>
      </w:r>
      <w:r>
        <w:tab/>
        <w:t xml:space="preserve">Farris DJ, Hampton A, </w:t>
      </w:r>
      <w:proofErr w:type="spellStart"/>
      <w:r>
        <w:t>Lewek</w:t>
      </w:r>
      <w:proofErr w:type="spellEnd"/>
      <w:r>
        <w:t xml:space="preserve"> MD, </w:t>
      </w:r>
      <w:proofErr w:type="spellStart"/>
      <w:r>
        <w:t>Sawicki</w:t>
      </w:r>
      <w:proofErr w:type="spellEnd"/>
      <w:r>
        <w:t xml:space="preserve"> GS. Revisiting the mechanics and energetics of walking in individuals with chronic hemiparesis following stroke: From individual limbs to lower limb joints. </w:t>
      </w:r>
      <w:r>
        <w:rPr>
          <w:i/>
          <w:iCs/>
        </w:rPr>
        <w:t xml:space="preserve">Journal of </w:t>
      </w:r>
      <w:proofErr w:type="spellStart"/>
      <w:r>
        <w:rPr>
          <w:i/>
          <w:iCs/>
        </w:rPr>
        <w:t>NeuroEngineering</w:t>
      </w:r>
      <w:proofErr w:type="spellEnd"/>
      <w:r>
        <w:rPr>
          <w:i/>
          <w:iCs/>
        </w:rPr>
        <w:t xml:space="preserve"> and Rehabilitation</w:t>
      </w:r>
      <w:r>
        <w:t>. 2015</w:t>
      </w:r>
      <w:proofErr w:type="gramStart"/>
      <w:r>
        <w:t>;12</w:t>
      </w:r>
      <w:proofErr w:type="gramEnd"/>
      <w:r>
        <w:t xml:space="preserve">(1):1-12. </w:t>
      </w:r>
      <w:proofErr w:type="gramStart"/>
      <w:r>
        <w:t>doi:</w:t>
      </w:r>
      <w:proofErr w:type="gramEnd"/>
      <w:r>
        <w:t>10.1186/s12984-015-0012-x</w:t>
      </w:r>
    </w:p>
    <w:p w14:paraId="7A288143" w14:textId="77777777" w:rsidR="003F1BEF" w:rsidRDefault="003F1BEF" w:rsidP="003F1BEF">
      <w:pPr>
        <w:pStyle w:val="Bibliography"/>
      </w:pPr>
      <w:r>
        <w:t xml:space="preserve">24. </w:t>
      </w:r>
      <w:r>
        <w:tab/>
        <w:t xml:space="preserve">Michael KM, Allen JK, </w:t>
      </w:r>
      <w:proofErr w:type="spellStart"/>
      <w:r>
        <w:t>Macko</w:t>
      </w:r>
      <w:proofErr w:type="spellEnd"/>
      <w:r>
        <w:t xml:space="preserve"> RF. Reduced Ambulatory Activity </w:t>
      </w:r>
      <w:proofErr w:type="gramStart"/>
      <w:r>
        <w:t>After</w:t>
      </w:r>
      <w:proofErr w:type="gramEnd"/>
      <w:r>
        <w:t xml:space="preserve"> Stroke: The Role of Balance, Gait, and Cardiovascular Fitness. </w:t>
      </w:r>
      <w:r>
        <w:rPr>
          <w:i/>
          <w:iCs/>
        </w:rPr>
        <w:t>Archives of Physical Medicine and Rehabilitation</w:t>
      </w:r>
      <w:r>
        <w:t>. 2005</w:t>
      </w:r>
      <w:proofErr w:type="gramStart"/>
      <w:r>
        <w:t>;86</w:t>
      </w:r>
      <w:proofErr w:type="gramEnd"/>
      <w:r>
        <w:t>(8):1552-1556. doi:10.1016/j.apmr.2004.12.026</w:t>
      </w:r>
    </w:p>
    <w:p w14:paraId="7EF3CF7D" w14:textId="77777777" w:rsidR="003F1BEF" w:rsidRDefault="003F1BEF" w:rsidP="003F1BEF">
      <w:pPr>
        <w:pStyle w:val="Bibliography"/>
      </w:pPr>
      <w:r>
        <w:lastRenderedPageBreak/>
        <w:t xml:space="preserve">25. </w:t>
      </w:r>
      <w:r>
        <w:tab/>
        <w:t xml:space="preserve">Rand D, </w:t>
      </w:r>
      <w:proofErr w:type="spellStart"/>
      <w:r>
        <w:t>Eng</w:t>
      </w:r>
      <w:proofErr w:type="spellEnd"/>
      <w:r>
        <w:t xml:space="preserve"> JJ, Tang PF, Hung C, </w:t>
      </w:r>
      <w:proofErr w:type="spellStart"/>
      <w:r>
        <w:t>Jeng</w:t>
      </w:r>
      <w:proofErr w:type="spellEnd"/>
      <w:r>
        <w:t xml:space="preserve"> JS. Daily physical activity and its contribution to the health-related quality of life of ambulatory individuals with chronic stroke. </w:t>
      </w:r>
      <w:r>
        <w:rPr>
          <w:i/>
          <w:iCs/>
        </w:rPr>
        <w:t>Health and Quality of Life Outcomes</w:t>
      </w:r>
      <w:r>
        <w:t>. 2010</w:t>
      </w:r>
      <w:proofErr w:type="gramStart"/>
      <w:r>
        <w:t>;8</w:t>
      </w:r>
      <w:proofErr w:type="gramEnd"/>
      <w:r>
        <w:t xml:space="preserve">(1):80. </w:t>
      </w:r>
      <w:proofErr w:type="gramStart"/>
      <w:r>
        <w:t>doi:</w:t>
      </w:r>
      <w:proofErr w:type="gramEnd"/>
      <w:r>
        <w:t>10.1186/1477-7525-8-80</w:t>
      </w:r>
    </w:p>
    <w:p w14:paraId="6A6BDAD4" w14:textId="77777777" w:rsidR="003F1BEF" w:rsidRDefault="003F1BEF" w:rsidP="003F1BEF">
      <w:pPr>
        <w:pStyle w:val="Bibliography"/>
      </w:pPr>
      <w:r>
        <w:t xml:space="preserve">26. </w:t>
      </w:r>
      <w:r>
        <w:tab/>
      </w:r>
      <w:proofErr w:type="spellStart"/>
      <w:r>
        <w:t>Reisman</w:t>
      </w:r>
      <w:proofErr w:type="spellEnd"/>
      <w:r>
        <w:t xml:space="preserve"> DS, Rudolph KS, Farquhar WB. Influence of speed on walking economy </w:t>
      </w:r>
      <w:proofErr w:type="spellStart"/>
      <w:r>
        <w:t>poststroke</w:t>
      </w:r>
      <w:proofErr w:type="spellEnd"/>
      <w:r>
        <w:t xml:space="preserve">. </w:t>
      </w:r>
      <w:proofErr w:type="spellStart"/>
      <w:r>
        <w:rPr>
          <w:i/>
          <w:iCs/>
        </w:rPr>
        <w:t>Neurorehabilitation</w:t>
      </w:r>
      <w:proofErr w:type="spellEnd"/>
      <w:r>
        <w:rPr>
          <w:i/>
          <w:iCs/>
        </w:rPr>
        <w:t xml:space="preserve"> and neural repair</w:t>
      </w:r>
      <w:r>
        <w:t>. 2009</w:t>
      </w:r>
      <w:proofErr w:type="gramStart"/>
      <w:r>
        <w:t>;23</w:t>
      </w:r>
      <w:proofErr w:type="gramEnd"/>
      <w:r>
        <w:t xml:space="preserve">(6):529-534. </w:t>
      </w:r>
      <w:proofErr w:type="gramStart"/>
      <w:r>
        <w:t>doi:</w:t>
      </w:r>
      <w:proofErr w:type="gramEnd"/>
      <w:r>
        <w:t>10.1177/1545968308328732</w:t>
      </w:r>
    </w:p>
    <w:p w14:paraId="46B6F0ED" w14:textId="77777777" w:rsidR="003F1BEF" w:rsidRDefault="003F1BEF" w:rsidP="003F1BEF">
      <w:pPr>
        <w:pStyle w:val="Bibliography"/>
      </w:pPr>
      <w:r>
        <w:t xml:space="preserve">27. </w:t>
      </w:r>
      <w:r>
        <w:tab/>
        <w:t xml:space="preserve">Bowden MG, </w:t>
      </w:r>
      <w:proofErr w:type="spellStart"/>
      <w:r>
        <w:t>Balasubramanian</w:t>
      </w:r>
      <w:proofErr w:type="spellEnd"/>
      <w:r>
        <w:t xml:space="preserve"> CK, Neptune RR, </w:t>
      </w:r>
      <w:proofErr w:type="spellStart"/>
      <w:r>
        <w:t>Kautz</w:t>
      </w:r>
      <w:proofErr w:type="spellEnd"/>
      <w:r>
        <w:t xml:space="preserve"> SA. Anterior-posterior ground reaction forces as a measure of paretic leg contribution in </w:t>
      </w:r>
      <w:proofErr w:type="spellStart"/>
      <w:r>
        <w:t>hemiparetic</w:t>
      </w:r>
      <w:proofErr w:type="spellEnd"/>
      <w:r>
        <w:t xml:space="preserve"> walking. </w:t>
      </w:r>
      <w:r>
        <w:rPr>
          <w:i/>
          <w:iCs/>
        </w:rPr>
        <w:t>Stroke</w:t>
      </w:r>
      <w:r>
        <w:t>. 2006</w:t>
      </w:r>
      <w:proofErr w:type="gramStart"/>
      <w:r>
        <w:t>;37</w:t>
      </w:r>
      <w:proofErr w:type="gramEnd"/>
      <w:r>
        <w:t>(3):872-876. doi:10.1161/01.STR.0000204063.75779.8d</w:t>
      </w:r>
    </w:p>
    <w:p w14:paraId="73457BE0" w14:textId="77777777" w:rsidR="003F1BEF" w:rsidRDefault="003F1BEF" w:rsidP="003F1BEF">
      <w:pPr>
        <w:pStyle w:val="Bibliography"/>
      </w:pPr>
      <w:r>
        <w:t xml:space="preserve">28. </w:t>
      </w:r>
      <w:r>
        <w:tab/>
      </w:r>
      <w:proofErr w:type="spellStart"/>
      <w:r>
        <w:t>Jonkers</w:t>
      </w:r>
      <w:proofErr w:type="spellEnd"/>
      <w:r>
        <w:t xml:space="preserve"> I, </w:t>
      </w:r>
      <w:proofErr w:type="spellStart"/>
      <w:r>
        <w:t>Delp</w:t>
      </w:r>
      <w:proofErr w:type="spellEnd"/>
      <w:r>
        <w:t xml:space="preserve"> S, Patten C. Capacity to increase walking speed is limited by impaired hip and ankle power generation in lower functioning persons post-stroke. </w:t>
      </w:r>
      <w:r>
        <w:rPr>
          <w:i/>
          <w:iCs/>
        </w:rPr>
        <w:t>Gait &amp; Posture</w:t>
      </w:r>
      <w:r>
        <w:t>. 2009</w:t>
      </w:r>
      <w:proofErr w:type="gramStart"/>
      <w:r>
        <w:t>;29</w:t>
      </w:r>
      <w:proofErr w:type="gramEnd"/>
      <w:r>
        <w:t>(1):129-137. doi:10.1016/j.gaitpost.2008.07.010</w:t>
      </w:r>
    </w:p>
    <w:p w14:paraId="4BAE4107" w14:textId="77777777" w:rsidR="003F1BEF" w:rsidRDefault="003F1BEF" w:rsidP="003F1BEF">
      <w:pPr>
        <w:pStyle w:val="Bibliography"/>
      </w:pPr>
      <w:r>
        <w:t xml:space="preserve">29. </w:t>
      </w:r>
      <w:r>
        <w:tab/>
        <w:t xml:space="preserve">Chen G, Patten C, Kothari DH, Zajac FE. Gait differences between individuals with post-stroke hemiparesis and non-disabled controls at matched speeds. </w:t>
      </w:r>
      <w:r>
        <w:rPr>
          <w:i/>
          <w:iCs/>
        </w:rPr>
        <w:t>Gait &amp; Posture</w:t>
      </w:r>
      <w:r>
        <w:t>. 2005</w:t>
      </w:r>
      <w:proofErr w:type="gramStart"/>
      <w:r>
        <w:t>;22</w:t>
      </w:r>
      <w:proofErr w:type="gramEnd"/>
      <w:r>
        <w:t>(1):51-56. doi:10.1016/j.gaitpost.2004.06.009</w:t>
      </w:r>
    </w:p>
    <w:p w14:paraId="77017EBC" w14:textId="77777777" w:rsidR="003F1BEF" w:rsidRDefault="003F1BEF" w:rsidP="003F1BEF">
      <w:pPr>
        <w:pStyle w:val="Bibliography"/>
      </w:pPr>
      <w:r>
        <w:t xml:space="preserve">30. </w:t>
      </w:r>
      <w:r>
        <w:tab/>
        <w:t xml:space="preserve">Franz JR. The age-associated reduction in propulsive power generation in walking. </w:t>
      </w:r>
      <w:r>
        <w:rPr>
          <w:i/>
          <w:iCs/>
        </w:rPr>
        <w:t>Exercise and Sport Sciences Reviews</w:t>
      </w:r>
      <w:r>
        <w:t>. 2016</w:t>
      </w:r>
      <w:proofErr w:type="gramStart"/>
      <w:r>
        <w:t>;44</w:t>
      </w:r>
      <w:proofErr w:type="gramEnd"/>
      <w:r>
        <w:t>(4):129-136.</w:t>
      </w:r>
    </w:p>
    <w:p w14:paraId="0F67E04B" w14:textId="77777777" w:rsidR="003F1BEF" w:rsidRDefault="003F1BEF" w:rsidP="003F1BEF">
      <w:pPr>
        <w:pStyle w:val="Bibliography"/>
      </w:pPr>
      <w:r>
        <w:t xml:space="preserve">31. </w:t>
      </w:r>
      <w:r>
        <w:tab/>
        <w:t xml:space="preserve">Chen G, Patten C. Joint moment work during the stance-to-swing transition in </w:t>
      </w:r>
      <w:proofErr w:type="spellStart"/>
      <w:r>
        <w:t>hemiparetic</w:t>
      </w:r>
      <w:proofErr w:type="spellEnd"/>
      <w:r>
        <w:t xml:space="preserve"> subjects. </w:t>
      </w:r>
      <w:r>
        <w:rPr>
          <w:i/>
          <w:iCs/>
        </w:rPr>
        <w:t>Journal of Biomechanics</w:t>
      </w:r>
      <w:r>
        <w:t>. 2008</w:t>
      </w:r>
      <w:proofErr w:type="gramStart"/>
      <w:r>
        <w:t>;41</w:t>
      </w:r>
      <w:proofErr w:type="gramEnd"/>
      <w:r>
        <w:t>(4):877-883. doi:10.1016/j.jbiomech.2007.10.017</w:t>
      </w:r>
    </w:p>
    <w:p w14:paraId="1F14699A" w14:textId="77777777" w:rsidR="003F1BEF" w:rsidRDefault="003F1BEF" w:rsidP="003F1BEF">
      <w:pPr>
        <w:pStyle w:val="Bibliography"/>
      </w:pPr>
      <w:r>
        <w:t xml:space="preserve">32. </w:t>
      </w:r>
      <w:r>
        <w:tab/>
      </w:r>
      <w:proofErr w:type="spellStart"/>
      <w:r>
        <w:t>Balaban</w:t>
      </w:r>
      <w:proofErr w:type="spellEnd"/>
      <w:r>
        <w:t xml:space="preserve"> B, </w:t>
      </w:r>
      <w:proofErr w:type="spellStart"/>
      <w:r>
        <w:t>Tok</w:t>
      </w:r>
      <w:proofErr w:type="spellEnd"/>
      <w:r>
        <w:t xml:space="preserve"> F. Gait Disturbances in Patients </w:t>
      </w:r>
      <w:proofErr w:type="gramStart"/>
      <w:r>
        <w:t>With</w:t>
      </w:r>
      <w:proofErr w:type="gramEnd"/>
      <w:r>
        <w:t xml:space="preserve"> Stroke. </w:t>
      </w:r>
      <w:r>
        <w:rPr>
          <w:i/>
          <w:iCs/>
        </w:rPr>
        <w:t>American Academy of Physical Medicine and Rehabilitation</w:t>
      </w:r>
      <w:r>
        <w:t>. 2014</w:t>
      </w:r>
      <w:proofErr w:type="gramStart"/>
      <w:r>
        <w:t>;6</w:t>
      </w:r>
      <w:proofErr w:type="gramEnd"/>
      <w:r>
        <w:t>(7):635-642. doi:10.1016/j.pmrj.2013.12.017</w:t>
      </w:r>
    </w:p>
    <w:p w14:paraId="6D23EFF1" w14:textId="77777777" w:rsidR="003F1BEF" w:rsidRDefault="003F1BEF" w:rsidP="003F1BEF">
      <w:pPr>
        <w:pStyle w:val="Bibliography"/>
      </w:pPr>
      <w:r>
        <w:t xml:space="preserve">33. </w:t>
      </w:r>
      <w:r>
        <w:tab/>
        <w:t xml:space="preserve">Bowden MG, </w:t>
      </w:r>
      <w:proofErr w:type="spellStart"/>
      <w:r>
        <w:t>Balasubramanian</w:t>
      </w:r>
      <w:proofErr w:type="spellEnd"/>
      <w:r>
        <w:t xml:space="preserve"> CK, Behrman AL, </w:t>
      </w:r>
      <w:proofErr w:type="spellStart"/>
      <w:r>
        <w:t>Kautz</w:t>
      </w:r>
      <w:proofErr w:type="spellEnd"/>
      <w:r>
        <w:t xml:space="preserve"> SA. Validation of a Speed-Based Classification System Using Quantitative Measures of Walking Performance </w:t>
      </w:r>
      <w:proofErr w:type="spellStart"/>
      <w:r>
        <w:t>Poststroke</w:t>
      </w:r>
      <w:proofErr w:type="spellEnd"/>
      <w:r>
        <w:t xml:space="preserve">. </w:t>
      </w:r>
      <w:proofErr w:type="spellStart"/>
      <w:r>
        <w:rPr>
          <w:i/>
          <w:iCs/>
        </w:rPr>
        <w:t>Neurorehabilitation</w:t>
      </w:r>
      <w:proofErr w:type="spellEnd"/>
      <w:r>
        <w:rPr>
          <w:i/>
          <w:iCs/>
        </w:rPr>
        <w:t xml:space="preserve"> and Neural Repair</w:t>
      </w:r>
      <w:r>
        <w:t>. 2008</w:t>
      </w:r>
      <w:proofErr w:type="gramStart"/>
      <w:r>
        <w:t>;22</w:t>
      </w:r>
      <w:proofErr w:type="gramEnd"/>
      <w:r>
        <w:t xml:space="preserve">(6):672-675. </w:t>
      </w:r>
      <w:proofErr w:type="gramStart"/>
      <w:r>
        <w:t>doi:</w:t>
      </w:r>
      <w:proofErr w:type="gramEnd"/>
      <w:r>
        <w:t>10.1177/1545968308318837</w:t>
      </w:r>
    </w:p>
    <w:p w14:paraId="16B8D6D5" w14:textId="77777777" w:rsidR="003F1BEF" w:rsidRDefault="003F1BEF" w:rsidP="003F1BEF">
      <w:pPr>
        <w:pStyle w:val="Bibliography"/>
      </w:pPr>
      <w:r>
        <w:t xml:space="preserve">34. </w:t>
      </w:r>
      <w:r>
        <w:tab/>
        <w:t xml:space="preserve">Hsiao H, Awad LN, Palmer JA, Higginson JS, Binder-Macleod SA. Contribution of Paretic and </w:t>
      </w:r>
      <w:proofErr w:type="spellStart"/>
      <w:r>
        <w:t>Nonparetic</w:t>
      </w:r>
      <w:proofErr w:type="spellEnd"/>
      <w:r>
        <w:t xml:space="preserve"> Limb Peak Propulsive Forces to Changes in Walking Speed in Individuals </w:t>
      </w:r>
      <w:proofErr w:type="spellStart"/>
      <w:r>
        <w:t>Poststroke</w:t>
      </w:r>
      <w:proofErr w:type="spellEnd"/>
      <w:r>
        <w:t xml:space="preserve">. </w:t>
      </w:r>
      <w:proofErr w:type="spellStart"/>
      <w:r>
        <w:rPr>
          <w:i/>
          <w:iCs/>
        </w:rPr>
        <w:t>Neurorehabilitation</w:t>
      </w:r>
      <w:proofErr w:type="spellEnd"/>
      <w:r>
        <w:rPr>
          <w:i/>
          <w:iCs/>
        </w:rPr>
        <w:t xml:space="preserve"> and Neural Repair</w:t>
      </w:r>
      <w:r>
        <w:t>. 2016</w:t>
      </w:r>
      <w:proofErr w:type="gramStart"/>
      <w:r>
        <w:t>;30</w:t>
      </w:r>
      <w:proofErr w:type="gramEnd"/>
      <w:r>
        <w:t xml:space="preserve">(8):743-752. </w:t>
      </w:r>
      <w:proofErr w:type="gramStart"/>
      <w:r>
        <w:t>doi:</w:t>
      </w:r>
      <w:proofErr w:type="gramEnd"/>
      <w:r>
        <w:t>10.1177/1545968315624780</w:t>
      </w:r>
    </w:p>
    <w:p w14:paraId="4C165A9B" w14:textId="77777777" w:rsidR="003F1BEF" w:rsidRDefault="003F1BEF" w:rsidP="003F1BEF">
      <w:pPr>
        <w:pStyle w:val="Bibliography"/>
      </w:pPr>
      <w:r>
        <w:t xml:space="preserve">35. </w:t>
      </w:r>
      <w:r>
        <w:tab/>
        <w:t xml:space="preserve">Awad LN, Binder-Macleod SA, </w:t>
      </w:r>
      <w:proofErr w:type="spellStart"/>
      <w:r>
        <w:t>Pohlig</w:t>
      </w:r>
      <w:proofErr w:type="spellEnd"/>
      <w:r>
        <w:t xml:space="preserve"> RT, </w:t>
      </w:r>
      <w:proofErr w:type="spellStart"/>
      <w:r>
        <w:t>Reisman</w:t>
      </w:r>
      <w:proofErr w:type="spellEnd"/>
      <w:r>
        <w:t xml:space="preserve"> DS. Paretic Propulsion and Trailing Limb Angle Are Key Determinants of Long-Distance Walking Function After Stroke. </w:t>
      </w:r>
      <w:proofErr w:type="spellStart"/>
      <w:r>
        <w:rPr>
          <w:i/>
          <w:iCs/>
        </w:rPr>
        <w:t>Neurorehabilitation</w:t>
      </w:r>
      <w:proofErr w:type="spellEnd"/>
      <w:r>
        <w:rPr>
          <w:i/>
          <w:iCs/>
        </w:rPr>
        <w:t xml:space="preserve"> and Neural Repair</w:t>
      </w:r>
      <w:r>
        <w:t>. 2015</w:t>
      </w:r>
      <w:proofErr w:type="gramStart"/>
      <w:r>
        <w:t>;29</w:t>
      </w:r>
      <w:proofErr w:type="gramEnd"/>
      <w:r>
        <w:t xml:space="preserve">(6):499-508. </w:t>
      </w:r>
      <w:proofErr w:type="gramStart"/>
      <w:r>
        <w:t>doi:</w:t>
      </w:r>
      <w:proofErr w:type="gramEnd"/>
      <w:r>
        <w:t>10.1177/1545968314554625</w:t>
      </w:r>
    </w:p>
    <w:p w14:paraId="109ED31D" w14:textId="77777777" w:rsidR="003F1BEF" w:rsidRDefault="003F1BEF" w:rsidP="003F1BEF">
      <w:pPr>
        <w:pStyle w:val="Bibliography"/>
      </w:pPr>
      <w:r>
        <w:lastRenderedPageBreak/>
        <w:t xml:space="preserve">36. </w:t>
      </w:r>
      <w:r>
        <w:tab/>
        <w:t xml:space="preserve">Turns LJ, Neptune RR, </w:t>
      </w:r>
      <w:proofErr w:type="spellStart"/>
      <w:r>
        <w:t>Kautz</w:t>
      </w:r>
      <w:proofErr w:type="spellEnd"/>
      <w:r>
        <w:t xml:space="preserve"> SA. Relationships </w:t>
      </w:r>
      <w:proofErr w:type="gramStart"/>
      <w:r>
        <w:t>Between</w:t>
      </w:r>
      <w:proofErr w:type="gramEnd"/>
      <w:r>
        <w:t xml:space="preserve"> Muscle Activity and Anteroposterior Ground Reaction Forces in </w:t>
      </w:r>
      <w:proofErr w:type="spellStart"/>
      <w:r>
        <w:t>Hemiparetic</w:t>
      </w:r>
      <w:proofErr w:type="spellEnd"/>
      <w:r>
        <w:t xml:space="preserve"> Walking. </w:t>
      </w:r>
      <w:r>
        <w:rPr>
          <w:i/>
          <w:iCs/>
        </w:rPr>
        <w:t>Archives of Physical Medicine and Rehabilitation</w:t>
      </w:r>
      <w:r>
        <w:t>. 2007</w:t>
      </w:r>
      <w:proofErr w:type="gramStart"/>
      <w:r>
        <w:t>;88</w:t>
      </w:r>
      <w:proofErr w:type="gramEnd"/>
      <w:r>
        <w:t>(9):1127-1135. doi:10.1016/j.apmr.2007.05.027</w:t>
      </w:r>
    </w:p>
    <w:p w14:paraId="3815BB1B" w14:textId="77777777" w:rsidR="003F1BEF" w:rsidRDefault="003F1BEF" w:rsidP="003F1BEF">
      <w:pPr>
        <w:pStyle w:val="Bibliography"/>
      </w:pPr>
      <w:r>
        <w:t xml:space="preserve">37. </w:t>
      </w:r>
      <w:r>
        <w:tab/>
        <w:t xml:space="preserve">Combs SA, Van </w:t>
      </w:r>
      <w:proofErr w:type="spellStart"/>
      <w:r>
        <w:t>Puymbroeck</w:t>
      </w:r>
      <w:proofErr w:type="spellEnd"/>
      <w:r>
        <w:t xml:space="preserve"> M, </w:t>
      </w:r>
      <w:proofErr w:type="spellStart"/>
      <w:r>
        <w:t>Altenburger</w:t>
      </w:r>
      <w:proofErr w:type="spellEnd"/>
      <w:r>
        <w:t xml:space="preserve"> PA, Miller KK, </w:t>
      </w:r>
      <w:proofErr w:type="spellStart"/>
      <w:r>
        <w:t>Dierks</w:t>
      </w:r>
      <w:proofErr w:type="spellEnd"/>
      <w:r>
        <w:t xml:space="preserve"> TA, </w:t>
      </w:r>
      <w:proofErr w:type="spellStart"/>
      <w:r>
        <w:t>Schmid</w:t>
      </w:r>
      <w:proofErr w:type="spellEnd"/>
      <w:r>
        <w:t xml:space="preserve"> AA. Is walking faster or walking farther more important to persons with chronic stroke? </w:t>
      </w:r>
      <w:r>
        <w:rPr>
          <w:i/>
          <w:iCs/>
        </w:rPr>
        <w:t>Disability and Rehabilitation</w:t>
      </w:r>
      <w:r>
        <w:t>. 2013</w:t>
      </w:r>
      <w:proofErr w:type="gramStart"/>
      <w:r>
        <w:t>;35</w:t>
      </w:r>
      <w:proofErr w:type="gramEnd"/>
      <w:r>
        <w:t>(10):860-867. doi:10.3109/09638288.2012.717575</w:t>
      </w:r>
    </w:p>
    <w:p w14:paraId="34B7BDCC" w14:textId="77777777" w:rsidR="003F1BEF" w:rsidRDefault="003F1BEF" w:rsidP="003F1BEF">
      <w:pPr>
        <w:pStyle w:val="Bibliography"/>
      </w:pPr>
      <w:r>
        <w:t xml:space="preserve">38. </w:t>
      </w:r>
      <w:r>
        <w:tab/>
        <w:t xml:space="preserve">Neptune RR, </w:t>
      </w:r>
      <w:proofErr w:type="spellStart"/>
      <w:r>
        <w:t>Kautz</w:t>
      </w:r>
      <w:proofErr w:type="spellEnd"/>
      <w:r>
        <w:t xml:space="preserve"> SA, Zajac FE. Contributions of the individual ankle plantar flexors to support, forward progression and swing initiation during walking. </w:t>
      </w:r>
      <w:r>
        <w:rPr>
          <w:i/>
          <w:iCs/>
        </w:rPr>
        <w:t>Journal of Biomechanics</w:t>
      </w:r>
      <w:r>
        <w:t>. 2001</w:t>
      </w:r>
      <w:proofErr w:type="gramStart"/>
      <w:r>
        <w:t>;34</w:t>
      </w:r>
      <w:proofErr w:type="gramEnd"/>
      <w:r>
        <w:t xml:space="preserve">(11):1387-1398. </w:t>
      </w:r>
      <w:proofErr w:type="gramStart"/>
      <w:r>
        <w:t>doi:</w:t>
      </w:r>
      <w:proofErr w:type="gramEnd"/>
      <w:r>
        <w:t>10.1016/S0021-9290(01)00105-1</w:t>
      </w:r>
    </w:p>
    <w:p w14:paraId="07F8FD6D" w14:textId="77777777" w:rsidR="003F1BEF" w:rsidRDefault="003F1BEF" w:rsidP="003F1BEF">
      <w:pPr>
        <w:pStyle w:val="Bibliography"/>
      </w:pPr>
      <w:r>
        <w:t xml:space="preserve">39. </w:t>
      </w:r>
      <w:r>
        <w:tab/>
        <w:t xml:space="preserve">Bowden MG, Behrman AL, Neptune RR, Gregory CM, </w:t>
      </w:r>
      <w:proofErr w:type="spellStart"/>
      <w:r>
        <w:t>Kautz</w:t>
      </w:r>
      <w:proofErr w:type="spellEnd"/>
      <w:r>
        <w:t xml:space="preserve"> SA. Locomotor rehabilitation of individuals with chronic stroke: Difference between responders and </w:t>
      </w:r>
      <w:proofErr w:type="spellStart"/>
      <w:r>
        <w:t>nonresponders</w:t>
      </w:r>
      <w:proofErr w:type="spellEnd"/>
      <w:r>
        <w:t xml:space="preserve">. </w:t>
      </w:r>
      <w:r>
        <w:rPr>
          <w:i/>
          <w:iCs/>
        </w:rPr>
        <w:t>Archives of Physical Medicine and Rehabilitation</w:t>
      </w:r>
      <w:r>
        <w:t>. 2013</w:t>
      </w:r>
      <w:proofErr w:type="gramStart"/>
      <w:r>
        <w:t>;94</w:t>
      </w:r>
      <w:proofErr w:type="gramEnd"/>
      <w:r>
        <w:t>(5):856-862. doi:10.1016/j.apmr.2012.11.032</w:t>
      </w:r>
    </w:p>
    <w:p w14:paraId="761EE88E" w14:textId="77777777" w:rsidR="003F1BEF" w:rsidRDefault="003F1BEF" w:rsidP="003F1BEF">
      <w:pPr>
        <w:pStyle w:val="Bibliography"/>
      </w:pPr>
      <w:r>
        <w:t xml:space="preserve">40. </w:t>
      </w:r>
      <w:r>
        <w:tab/>
      </w:r>
      <w:proofErr w:type="spellStart"/>
      <w:r>
        <w:t>Fulk</w:t>
      </w:r>
      <w:proofErr w:type="spellEnd"/>
      <w:r>
        <w:t xml:space="preserve"> GD, He Y, Boyne P, Dunning K. Predicting Home and Community Walking Activity </w:t>
      </w:r>
      <w:proofErr w:type="spellStart"/>
      <w:r>
        <w:t>Poststroke</w:t>
      </w:r>
      <w:proofErr w:type="spellEnd"/>
      <w:r>
        <w:t xml:space="preserve">. </w:t>
      </w:r>
      <w:r>
        <w:rPr>
          <w:i/>
          <w:iCs/>
        </w:rPr>
        <w:t>Stroke</w:t>
      </w:r>
      <w:r>
        <w:t>. 2017</w:t>
      </w:r>
      <w:proofErr w:type="gramStart"/>
      <w:r>
        <w:t>;48</w:t>
      </w:r>
      <w:proofErr w:type="gramEnd"/>
      <w:r>
        <w:t>(2):406-411. doi:10.1161/STROKEAHA.116.015309</w:t>
      </w:r>
    </w:p>
    <w:p w14:paraId="1ACC8500" w14:textId="77777777" w:rsidR="003F1BEF" w:rsidRDefault="003F1BEF" w:rsidP="003F1BEF">
      <w:pPr>
        <w:pStyle w:val="Bibliography"/>
      </w:pPr>
      <w:r>
        <w:t xml:space="preserve">41. </w:t>
      </w:r>
      <w:r>
        <w:tab/>
      </w:r>
      <w:proofErr w:type="spellStart"/>
      <w:r>
        <w:t>Danks</w:t>
      </w:r>
      <w:proofErr w:type="spellEnd"/>
      <w:r>
        <w:t xml:space="preserve"> KA, </w:t>
      </w:r>
      <w:proofErr w:type="spellStart"/>
      <w:r>
        <w:t>Roos</w:t>
      </w:r>
      <w:proofErr w:type="spellEnd"/>
      <w:r>
        <w:t xml:space="preserve"> MA, McCoy D, </w:t>
      </w:r>
      <w:proofErr w:type="spellStart"/>
      <w:r>
        <w:t>Reisman</w:t>
      </w:r>
      <w:proofErr w:type="spellEnd"/>
      <w:r>
        <w:t xml:space="preserve"> DS. A step activity monitoring program improves real world walking activity post stroke. </w:t>
      </w:r>
      <w:r>
        <w:rPr>
          <w:i/>
          <w:iCs/>
        </w:rPr>
        <w:t>Disability and Rehabilitation</w:t>
      </w:r>
      <w:r>
        <w:t>. 2014</w:t>
      </w:r>
      <w:proofErr w:type="gramStart"/>
      <w:r>
        <w:t>;36</w:t>
      </w:r>
      <w:proofErr w:type="gramEnd"/>
      <w:r>
        <w:t>(26):2233-2236. doi:10.3109/09638288.2014.903303</w:t>
      </w:r>
    </w:p>
    <w:p w14:paraId="33171CC1" w14:textId="77777777" w:rsidR="003F1BEF" w:rsidRDefault="003F1BEF" w:rsidP="003F1BEF">
      <w:pPr>
        <w:pStyle w:val="Bibliography"/>
      </w:pPr>
      <w:r>
        <w:t xml:space="preserve">42. </w:t>
      </w:r>
      <w:r>
        <w:tab/>
        <w:t xml:space="preserve">Dean CM, </w:t>
      </w:r>
      <w:proofErr w:type="spellStart"/>
      <w:r>
        <w:t>Rissel</w:t>
      </w:r>
      <w:proofErr w:type="spellEnd"/>
      <w:r>
        <w:t xml:space="preserve"> C, Sherrington C, et al. Exercise to Enhance Mobility and Prevent Falls </w:t>
      </w:r>
      <w:proofErr w:type="gramStart"/>
      <w:r>
        <w:t>After</w:t>
      </w:r>
      <w:proofErr w:type="gramEnd"/>
      <w:r>
        <w:t xml:space="preserve"> Stroke: The Community Stroke Club Randomized Trial. </w:t>
      </w:r>
      <w:proofErr w:type="spellStart"/>
      <w:r>
        <w:rPr>
          <w:i/>
          <w:iCs/>
        </w:rPr>
        <w:t>Neurorehabilitation</w:t>
      </w:r>
      <w:proofErr w:type="spellEnd"/>
      <w:r>
        <w:rPr>
          <w:i/>
          <w:iCs/>
        </w:rPr>
        <w:t xml:space="preserve"> and Neural Repair</w:t>
      </w:r>
      <w:r>
        <w:t>. 2012</w:t>
      </w:r>
      <w:proofErr w:type="gramStart"/>
      <w:r>
        <w:t>;26</w:t>
      </w:r>
      <w:proofErr w:type="gramEnd"/>
      <w:r>
        <w:t xml:space="preserve">(9):1046-1057. </w:t>
      </w:r>
      <w:proofErr w:type="gramStart"/>
      <w:r>
        <w:t>doi:</w:t>
      </w:r>
      <w:proofErr w:type="gramEnd"/>
      <w:r>
        <w:t>10.1177/1545968312441711</w:t>
      </w:r>
    </w:p>
    <w:p w14:paraId="18B6E418" w14:textId="77777777" w:rsidR="003F1BEF" w:rsidRDefault="003F1BEF" w:rsidP="003F1BEF">
      <w:pPr>
        <w:pStyle w:val="Bibliography"/>
      </w:pPr>
      <w:r>
        <w:t xml:space="preserve">43. </w:t>
      </w:r>
      <w:r>
        <w:tab/>
        <w:t xml:space="preserve">Dickstein R. Rehabilitation of Gait Speed </w:t>
      </w:r>
      <w:proofErr w:type="gramStart"/>
      <w:r>
        <w:t>After</w:t>
      </w:r>
      <w:proofErr w:type="gramEnd"/>
      <w:r>
        <w:t xml:space="preserve"> Stroke: A Critical Review of Intervention Approaches. </w:t>
      </w:r>
      <w:proofErr w:type="spellStart"/>
      <w:r>
        <w:rPr>
          <w:i/>
          <w:iCs/>
        </w:rPr>
        <w:t>Neurorehabilitation</w:t>
      </w:r>
      <w:proofErr w:type="spellEnd"/>
      <w:r>
        <w:rPr>
          <w:i/>
          <w:iCs/>
        </w:rPr>
        <w:t xml:space="preserve"> and Neural Repair</w:t>
      </w:r>
      <w:r>
        <w:t>. 2008</w:t>
      </w:r>
      <w:proofErr w:type="gramStart"/>
      <w:r>
        <w:t>;22</w:t>
      </w:r>
      <w:proofErr w:type="gramEnd"/>
      <w:r>
        <w:t xml:space="preserve">(6):649-660. </w:t>
      </w:r>
      <w:proofErr w:type="gramStart"/>
      <w:r>
        <w:t>doi:</w:t>
      </w:r>
      <w:proofErr w:type="gramEnd"/>
      <w:r>
        <w:t>10.1177/1545968308315997</w:t>
      </w:r>
    </w:p>
    <w:p w14:paraId="3B59273D" w14:textId="77777777" w:rsidR="003F1BEF" w:rsidRDefault="003F1BEF" w:rsidP="003F1BEF">
      <w:pPr>
        <w:pStyle w:val="Bibliography"/>
      </w:pPr>
      <w:r>
        <w:t xml:space="preserve">44. </w:t>
      </w:r>
      <w:r>
        <w:tab/>
      </w:r>
      <w:proofErr w:type="spellStart"/>
      <w:r>
        <w:t>Kitago</w:t>
      </w:r>
      <w:proofErr w:type="spellEnd"/>
      <w:r>
        <w:t xml:space="preserve"> T, </w:t>
      </w:r>
      <w:proofErr w:type="spellStart"/>
      <w:r>
        <w:t>Krakauer</w:t>
      </w:r>
      <w:proofErr w:type="spellEnd"/>
      <w:r>
        <w:t xml:space="preserve"> JW. Motor learning principles for </w:t>
      </w:r>
      <w:proofErr w:type="spellStart"/>
      <w:r>
        <w:t>neurorehabilitation</w:t>
      </w:r>
      <w:proofErr w:type="spellEnd"/>
      <w:r>
        <w:t xml:space="preserve">. In: </w:t>
      </w:r>
      <w:r>
        <w:rPr>
          <w:i/>
          <w:iCs/>
        </w:rPr>
        <w:t>Handbook of Clinical Neurology</w:t>
      </w:r>
      <w:r>
        <w:t>. Vol 110. Elsevier; 2013:93-103. doi:10.1016/B978-0-444-52901-5.00008-3</w:t>
      </w:r>
    </w:p>
    <w:p w14:paraId="664323AD" w14:textId="77777777" w:rsidR="003F1BEF" w:rsidRDefault="003F1BEF" w:rsidP="003F1BEF">
      <w:pPr>
        <w:pStyle w:val="Bibliography"/>
      </w:pPr>
      <w:r>
        <w:t xml:space="preserve">45. </w:t>
      </w:r>
      <w:r>
        <w:tab/>
        <w:t xml:space="preserve">van </w:t>
      </w:r>
      <w:proofErr w:type="spellStart"/>
      <w:r>
        <w:t>Swigchem</w:t>
      </w:r>
      <w:proofErr w:type="spellEnd"/>
      <w:r>
        <w:t xml:space="preserve"> R, </w:t>
      </w:r>
      <w:proofErr w:type="spellStart"/>
      <w:r>
        <w:t>Roerdink</w:t>
      </w:r>
      <w:proofErr w:type="spellEnd"/>
      <w:r>
        <w:t xml:space="preserve"> M, </w:t>
      </w:r>
      <w:proofErr w:type="spellStart"/>
      <w:r>
        <w:t>Weerdesteyn</w:t>
      </w:r>
      <w:proofErr w:type="spellEnd"/>
      <w:r>
        <w:t xml:space="preserve"> V, </w:t>
      </w:r>
      <w:proofErr w:type="spellStart"/>
      <w:r>
        <w:t>Geurts</w:t>
      </w:r>
      <w:proofErr w:type="spellEnd"/>
      <w:r>
        <w:t xml:space="preserve"> AC, </w:t>
      </w:r>
      <w:proofErr w:type="spellStart"/>
      <w:r>
        <w:t>Daffertshofer</w:t>
      </w:r>
      <w:proofErr w:type="spellEnd"/>
      <w:r>
        <w:t xml:space="preserve"> A. The Capacity to Restore Steady Gait After a Step Modification Is Reduced in People With </w:t>
      </w:r>
      <w:proofErr w:type="spellStart"/>
      <w:r>
        <w:t>Poststroke</w:t>
      </w:r>
      <w:proofErr w:type="spellEnd"/>
      <w:r>
        <w:t xml:space="preserve"> Foot Drop Using an Ankle-Foot Orthosis. </w:t>
      </w:r>
      <w:r>
        <w:rPr>
          <w:i/>
          <w:iCs/>
        </w:rPr>
        <w:t>Physical Therapy</w:t>
      </w:r>
      <w:r>
        <w:t>. 2014</w:t>
      </w:r>
      <w:proofErr w:type="gramStart"/>
      <w:r>
        <w:t>;94</w:t>
      </w:r>
      <w:proofErr w:type="gramEnd"/>
      <w:r>
        <w:t>(5):654-663. doi:10.2522/ptj.20130108</w:t>
      </w:r>
    </w:p>
    <w:p w14:paraId="38BC9FDB" w14:textId="77777777" w:rsidR="003F1BEF" w:rsidRDefault="003F1BEF" w:rsidP="003F1BEF">
      <w:pPr>
        <w:pStyle w:val="Bibliography"/>
      </w:pPr>
      <w:r>
        <w:t xml:space="preserve">46. </w:t>
      </w:r>
      <w:r>
        <w:tab/>
      </w:r>
      <w:proofErr w:type="spellStart"/>
      <w:r>
        <w:t>Vistamehr</w:t>
      </w:r>
      <w:proofErr w:type="spellEnd"/>
      <w:r>
        <w:t xml:space="preserve"> A, </w:t>
      </w:r>
      <w:proofErr w:type="spellStart"/>
      <w:r>
        <w:t>Kautz</w:t>
      </w:r>
      <w:proofErr w:type="spellEnd"/>
      <w:r>
        <w:t xml:space="preserve"> SA, Neptune RR. The influence of solid ankle-foot-orthoses on forward propulsion and dynamic balance in healthy adults during walking. </w:t>
      </w:r>
      <w:r>
        <w:rPr>
          <w:i/>
          <w:iCs/>
        </w:rPr>
        <w:t>Clinical Biomechanics</w:t>
      </w:r>
      <w:r>
        <w:t>. 2014</w:t>
      </w:r>
      <w:proofErr w:type="gramStart"/>
      <w:r>
        <w:t>;29</w:t>
      </w:r>
      <w:proofErr w:type="gramEnd"/>
      <w:r>
        <w:t>(5):583-589. doi:10.1016/j.clinbiomech.2014.02.007</w:t>
      </w:r>
    </w:p>
    <w:p w14:paraId="374D5FA3" w14:textId="77777777" w:rsidR="003F1BEF" w:rsidRDefault="003F1BEF" w:rsidP="003F1BEF">
      <w:pPr>
        <w:pStyle w:val="Bibliography"/>
      </w:pPr>
      <w:r>
        <w:lastRenderedPageBreak/>
        <w:t xml:space="preserve">47. </w:t>
      </w:r>
      <w:r>
        <w:tab/>
      </w:r>
      <w:proofErr w:type="spellStart"/>
      <w:r>
        <w:t>Wutzke</w:t>
      </w:r>
      <w:proofErr w:type="spellEnd"/>
      <w:r>
        <w:t xml:space="preserve"> CJ, </w:t>
      </w:r>
      <w:proofErr w:type="spellStart"/>
      <w:r>
        <w:t>Sawicki</w:t>
      </w:r>
      <w:proofErr w:type="spellEnd"/>
      <w:r>
        <w:t xml:space="preserve"> GS, </w:t>
      </w:r>
      <w:proofErr w:type="spellStart"/>
      <w:r>
        <w:t>Lewek</w:t>
      </w:r>
      <w:proofErr w:type="spellEnd"/>
      <w:r>
        <w:t xml:space="preserve"> MD. The influence of a unilateral fixed ankle on metabolic and mechanical demands during walking in unimpaired young adults. </w:t>
      </w:r>
      <w:r>
        <w:rPr>
          <w:i/>
          <w:iCs/>
        </w:rPr>
        <w:t>Journal of Biomechanics</w:t>
      </w:r>
      <w:r>
        <w:t>. 2012</w:t>
      </w:r>
      <w:proofErr w:type="gramStart"/>
      <w:r>
        <w:t>;45</w:t>
      </w:r>
      <w:proofErr w:type="gramEnd"/>
      <w:r>
        <w:t>(14):2405-2410. doi:10.1016/j.jbiomech.2012.06.035</w:t>
      </w:r>
    </w:p>
    <w:p w14:paraId="2E5ACA35" w14:textId="77777777" w:rsidR="003F1BEF" w:rsidRDefault="003F1BEF" w:rsidP="003F1BEF">
      <w:pPr>
        <w:pStyle w:val="Bibliography"/>
      </w:pPr>
      <w:r>
        <w:t xml:space="preserve">48. </w:t>
      </w:r>
      <w:r>
        <w:tab/>
        <w:t xml:space="preserve">Ellis RG, Howard KC, </w:t>
      </w:r>
      <w:proofErr w:type="spellStart"/>
      <w:r>
        <w:t>Kram</w:t>
      </w:r>
      <w:proofErr w:type="spellEnd"/>
      <w:r>
        <w:t xml:space="preserve"> R. The metabolic and mechanical costs of step time asymmetry in walking. </w:t>
      </w:r>
      <w:r>
        <w:rPr>
          <w:i/>
          <w:iCs/>
        </w:rPr>
        <w:t>Proceedings of the Royal Society B: Biological Sciences</w:t>
      </w:r>
      <w:r>
        <w:t>. 2013</w:t>
      </w:r>
      <w:proofErr w:type="gramStart"/>
      <w:r>
        <w:t>;280:20122784</w:t>
      </w:r>
      <w:proofErr w:type="gramEnd"/>
      <w:r>
        <w:t>-20122784. doi:10.1098/rspb.2012.2784</w:t>
      </w:r>
    </w:p>
    <w:p w14:paraId="6C0C0C7F" w14:textId="77777777" w:rsidR="003F1BEF" w:rsidRDefault="003F1BEF" w:rsidP="003F1BEF">
      <w:pPr>
        <w:pStyle w:val="Bibliography"/>
      </w:pPr>
      <w:r>
        <w:t xml:space="preserve">49. </w:t>
      </w:r>
      <w:r>
        <w:tab/>
        <w:t xml:space="preserve">Halliday SE, Winter DA, Frank JS, </w:t>
      </w:r>
      <w:proofErr w:type="spellStart"/>
      <w:r>
        <w:t>Patla</w:t>
      </w:r>
      <w:proofErr w:type="spellEnd"/>
      <w:r>
        <w:t xml:space="preserve"> AE, Prince F. The initiation of gait in young, elderly, and Parkinson’s disease subjects. </w:t>
      </w:r>
      <w:r>
        <w:rPr>
          <w:i/>
          <w:iCs/>
        </w:rPr>
        <w:t>Gait &amp; Posture</w:t>
      </w:r>
      <w:r>
        <w:t>. 1998</w:t>
      </w:r>
      <w:proofErr w:type="gramStart"/>
      <w:r>
        <w:t>;8</w:t>
      </w:r>
      <w:proofErr w:type="gramEnd"/>
      <w:r>
        <w:t xml:space="preserve">(1):8-14. </w:t>
      </w:r>
      <w:proofErr w:type="gramStart"/>
      <w:r>
        <w:t>doi:</w:t>
      </w:r>
      <w:proofErr w:type="gramEnd"/>
      <w:r>
        <w:t>10.1016/S0966-6362(98)00020-4</w:t>
      </w:r>
    </w:p>
    <w:p w14:paraId="25485BA6" w14:textId="77777777" w:rsidR="003F1BEF" w:rsidRDefault="003F1BEF" w:rsidP="003F1BEF">
      <w:pPr>
        <w:pStyle w:val="Bibliography"/>
      </w:pPr>
      <w:r>
        <w:t xml:space="preserve">50. </w:t>
      </w:r>
      <w:r>
        <w:tab/>
        <w:t xml:space="preserve">Hass CJ, Buckley TA, </w:t>
      </w:r>
      <w:proofErr w:type="spellStart"/>
      <w:r>
        <w:t>Pitsikoulis</w:t>
      </w:r>
      <w:proofErr w:type="spellEnd"/>
      <w:r>
        <w:t xml:space="preserve"> C, </w:t>
      </w:r>
      <w:proofErr w:type="spellStart"/>
      <w:r>
        <w:t>Barthelemy</w:t>
      </w:r>
      <w:proofErr w:type="spellEnd"/>
      <w:r>
        <w:t xml:space="preserve"> EJ. Progressive resistance training improves gait initiation in individuals with Parkinson’s disease. </w:t>
      </w:r>
      <w:r>
        <w:rPr>
          <w:i/>
          <w:iCs/>
        </w:rPr>
        <w:t>Gait &amp; Posture</w:t>
      </w:r>
      <w:r>
        <w:t>. 2012</w:t>
      </w:r>
      <w:proofErr w:type="gramStart"/>
      <w:r>
        <w:t>;35</w:t>
      </w:r>
      <w:proofErr w:type="gramEnd"/>
      <w:r>
        <w:t>(4):669-673. doi:10.1016/j.gaitpost.2011.12.022</w:t>
      </w:r>
    </w:p>
    <w:p w14:paraId="63F0BE5A" w14:textId="77777777" w:rsidR="003F1BEF" w:rsidRDefault="003F1BEF" w:rsidP="003F1BEF">
      <w:pPr>
        <w:pStyle w:val="Bibliography"/>
      </w:pPr>
      <w:r>
        <w:t xml:space="preserve">51. </w:t>
      </w:r>
      <w:r>
        <w:tab/>
      </w:r>
      <w:proofErr w:type="spellStart"/>
      <w:r>
        <w:t>Bethoux</w:t>
      </w:r>
      <w:proofErr w:type="spellEnd"/>
      <w:r>
        <w:t xml:space="preserve"> F, Bennett S. Evaluating Walking in Patients with Multiple Sclerosis: Which Assessment Tools Are Useful in Clinical Practice? </w:t>
      </w:r>
      <w:r>
        <w:rPr>
          <w:i/>
          <w:iCs/>
        </w:rPr>
        <w:t>International Journal of MS Care</w:t>
      </w:r>
      <w:r>
        <w:t>. 2011</w:t>
      </w:r>
      <w:proofErr w:type="gramStart"/>
      <w:r>
        <w:t>;13</w:t>
      </w:r>
      <w:proofErr w:type="gramEnd"/>
      <w:r>
        <w:t>(1):4-14. doi:10.7224/1537-2073-13.1.4</w:t>
      </w:r>
    </w:p>
    <w:p w14:paraId="25C374BD" w14:textId="77777777" w:rsidR="003F1BEF" w:rsidRDefault="003F1BEF" w:rsidP="003F1BEF">
      <w:pPr>
        <w:pStyle w:val="Bibliography"/>
      </w:pPr>
      <w:r>
        <w:t xml:space="preserve">52. </w:t>
      </w:r>
      <w:r>
        <w:tab/>
        <w:t xml:space="preserve">Franz JR, </w:t>
      </w:r>
      <w:proofErr w:type="spellStart"/>
      <w:r>
        <w:t>Kram</w:t>
      </w:r>
      <w:proofErr w:type="spellEnd"/>
      <w:r>
        <w:t xml:space="preserve"> R. How does age affect leg muscle activity/coactivity during uphill and downhill walking? </w:t>
      </w:r>
      <w:r>
        <w:rPr>
          <w:i/>
          <w:iCs/>
        </w:rPr>
        <w:t>Gait &amp; Posture</w:t>
      </w:r>
      <w:r>
        <w:t>. 2013</w:t>
      </w:r>
      <w:proofErr w:type="gramStart"/>
      <w:r>
        <w:t>;37</w:t>
      </w:r>
      <w:proofErr w:type="gramEnd"/>
      <w:r>
        <w:t>(3):378-384. doi:10.1016/j.gaitpost.2012.08.004</w:t>
      </w:r>
    </w:p>
    <w:p w14:paraId="56623BAB" w14:textId="77777777" w:rsidR="003F1BEF" w:rsidRDefault="003F1BEF" w:rsidP="003F1BEF">
      <w:pPr>
        <w:pStyle w:val="Bibliography"/>
      </w:pPr>
      <w:r>
        <w:t xml:space="preserve">53. </w:t>
      </w:r>
      <w:r>
        <w:tab/>
        <w:t xml:space="preserve">Franz JR, </w:t>
      </w:r>
      <w:proofErr w:type="spellStart"/>
      <w:r>
        <w:t>Maletis</w:t>
      </w:r>
      <w:proofErr w:type="spellEnd"/>
      <w:r>
        <w:t xml:space="preserve"> M, </w:t>
      </w:r>
      <w:proofErr w:type="spellStart"/>
      <w:r>
        <w:t>Kram</w:t>
      </w:r>
      <w:proofErr w:type="spellEnd"/>
      <w:r>
        <w:t xml:space="preserve"> R. Real-time feedback enhances forward propulsion during walking in old adults. </w:t>
      </w:r>
      <w:r>
        <w:rPr>
          <w:i/>
          <w:iCs/>
        </w:rPr>
        <w:t>Clinical Biomechanics</w:t>
      </w:r>
      <w:r>
        <w:t>. 2014</w:t>
      </w:r>
      <w:proofErr w:type="gramStart"/>
      <w:r>
        <w:t>;29</w:t>
      </w:r>
      <w:proofErr w:type="gramEnd"/>
      <w:r>
        <w:t>(1):68-74. doi:10.1016/j.clinbiomech.2013.10.018</w:t>
      </w:r>
    </w:p>
    <w:p w14:paraId="1197F421" w14:textId="77777777" w:rsidR="003F1BEF" w:rsidRDefault="003F1BEF" w:rsidP="003F1BEF">
      <w:pPr>
        <w:pStyle w:val="Bibliography"/>
      </w:pPr>
      <w:r>
        <w:t xml:space="preserve">54. </w:t>
      </w:r>
      <w:r>
        <w:tab/>
        <w:t xml:space="preserve">Martin M, </w:t>
      </w:r>
      <w:proofErr w:type="spellStart"/>
      <w:r>
        <w:t>Shinberg</w:t>
      </w:r>
      <w:proofErr w:type="spellEnd"/>
      <w:r>
        <w:t xml:space="preserve"> M, </w:t>
      </w:r>
      <w:proofErr w:type="spellStart"/>
      <w:r>
        <w:t>Kuchibhatla</w:t>
      </w:r>
      <w:proofErr w:type="spellEnd"/>
      <w:r>
        <w:t xml:space="preserve"> M, Ray L, </w:t>
      </w:r>
      <w:proofErr w:type="spellStart"/>
      <w:r>
        <w:t>Carollo</w:t>
      </w:r>
      <w:proofErr w:type="spellEnd"/>
      <w:r>
        <w:t xml:space="preserve"> JJ, </w:t>
      </w:r>
      <w:proofErr w:type="spellStart"/>
      <w:r>
        <w:t>Schenkman</w:t>
      </w:r>
      <w:proofErr w:type="spellEnd"/>
      <w:r>
        <w:t xml:space="preserve"> ML. Gait Initiation in Community-Dwelling Adults With Parkinson Disease: Comparison With Older and Younger Adults Without the Disease. </w:t>
      </w:r>
      <w:r>
        <w:rPr>
          <w:i/>
          <w:iCs/>
        </w:rPr>
        <w:t>Physical Therapy</w:t>
      </w:r>
      <w:r>
        <w:t>. 2002</w:t>
      </w:r>
      <w:proofErr w:type="gramStart"/>
      <w:r>
        <w:t>;82</w:t>
      </w:r>
      <w:proofErr w:type="gramEnd"/>
      <w:r>
        <w:t>(6):566-577. doi:10.1093/</w:t>
      </w:r>
      <w:proofErr w:type="spellStart"/>
      <w:r>
        <w:t>ptj</w:t>
      </w:r>
      <w:proofErr w:type="spellEnd"/>
      <w:r>
        <w:t>/82.6.566</w:t>
      </w:r>
    </w:p>
    <w:p w14:paraId="0D7D43C6" w14:textId="77777777" w:rsidR="003F1BEF" w:rsidRDefault="003F1BEF" w:rsidP="003F1BEF">
      <w:pPr>
        <w:pStyle w:val="Bibliography"/>
      </w:pPr>
      <w:r>
        <w:t xml:space="preserve">55. </w:t>
      </w:r>
      <w:r>
        <w:tab/>
        <w:t xml:space="preserve">Cutting JE, Kozlowski LT. Recognizing friends by their walk: Gait perception without familiarity cues. </w:t>
      </w:r>
      <w:r>
        <w:rPr>
          <w:i/>
          <w:iCs/>
        </w:rPr>
        <w:t xml:space="preserve">Bulletin of the </w:t>
      </w:r>
      <w:proofErr w:type="spellStart"/>
      <w:r>
        <w:rPr>
          <w:i/>
          <w:iCs/>
        </w:rPr>
        <w:t>Psychonomic</w:t>
      </w:r>
      <w:proofErr w:type="spellEnd"/>
      <w:r>
        <w:rPr>
          <w:i/>
          <w:iCs/>
        </w:rPr>
        <w:t xml:space="preserve"> Society</w:t>
      </w:r>
      <w:r>
        <w:t>. 1977</w:t>
      </w:r>
      <w:proofErr w:type="gramStart"/>
      <w:r>
        <w:t>;9</w:t>
      </w:r>
      <w:proofErr w:type="gramEnd"/>
      <w:r>
        <w:t xml:space="preserve">(5):353-356. </w:t>
      </w:r>
      <w:proofErr w:type="gramStart"/>
      <w:r>
        <w:t>doi:</w:t>
      </w:r>
      <w:proofErr w:type="gramEnd"/>
      <w:r>
        <w:t>10.3758/BF03337021</w:t>
      </w:r>
    </w:p>
    <w:p w14:paraId="199DB5BC" w14:textId="77777777" w:rsidR="003F1BEF" w:rsidRDefault="003F1BEF" w:rsidP="003F1BEF">
      <w:pPr>
        <w:pStyle w:val="Bibliography"/>
      </w:pPr>
      <w:r>
        <w:t xml:space="preserve">56. </w:t>
      </w:r>
      <w:r>
        <w:tab/>
      </w:r>
      <w:proofErr w:type="spellStart"/>
      <w:r>
        <w:t>Sprager</w:t>
      </w:r>
      <w:proofErr w:type="spellEnd"/>
      <w:r>
        <w:t xml:space="preserve"> S, </w:t>
      </w:r>
      <w:proofErr w:type="spellStart"/>
      <w:r>
        <w:t>Juric</w:t>
      </w:r>
      <w:proofErr w:type="spellEnd"/>
      <w:r>
        <w:t xml:space="preserve"> M. Inertial Sensor-Based Gait Recognition: A Review. </w:t>
      </w:r>
      <w:r>
        <w:rPr>
          <w:i/>
          <w:iCs/>
        </w:rPr>
        <w:t>Sensors</w:t>
      </w:r>
      <w:r>
        <w:t>. 2015</w:t>
      </w:r>
      <w:proofErr w:type="gramStart"/>
      <w:r>
        <w:t>;15</w:t>
      </w:r>
      <w:proofErr w:type="gramEnd"/>
      <w:r>
        <w:t xml:space="preserve">(9):22089-22127. </w:t>
      </w:r>
      <w:proofErr w:type="gramStart"/>
      <w:r>
        <w:t>doi:</w:t>
      </w:r>
      <w:proofErr w:type="gramEnd"/>
      <w:r>
        <w:t>10.3390/s150922089</w:t>
      </w:r>
    </w:p>
    <w:p w14:paraId="5251A69E" w14:textId="77777777" w:rsidR="003F1BEF" w:rsidRDefault="003F1BEF" w:rsidP="003F1BEF">
      <w:pPr>
        <w:pStyle w:val="Bibliography"/>
      </w:pPr>
      <w:r>
        <w:t xml:space="preserve">57. </w:t>
      </w:r>
      <w:r>
        <w:tab/>
        <w:t xml:space="preserve">Stanton R, Ada L, Dean CM, Preston E. Biofeedback improves performance in lower limb activities more than usual therapy in people following stroke: a systematic review. </w:t>
      </w:r>
      <w:r>
        <w:rPr>
          <w:i/>
          <w:iCs/>
        </w:rPr>
        <w:t>Journal of Physiotherapy</w:t>
      </w:r>
      <w:r>
        <w:t>. 2017</w:t>
      </w:r>
      <w:proofErr w:type="gramStart"/>
      <w:r>
        <w:t>;63</w:t>
      </w:r>
      <w:proofErr w:type="gramEnd"/>
      <w:r>
        <w:t>(1):11-16. doi:10.1016/j.jphys.2016.11.006</w:t>
      </w:r>
    </w:p>
    <w:p w14:paraId="2171D384" w14:textId="77777777" w:rsidR="003F1BEF" w:rsidRDefault="003F1BEF" w:rsidP="003F1BEF">
      <w:pPr>
        <w:pStyle w:val="Bibliography"/>
      </w:pPr>
      <w:r>
        <w:t xml:space="preserve">58. </w:t>
      </w:r>
      <w:r>
        <w:tab/>
      </w:r>
      <w:proofErr w:type="spellStart"/>
      <w:r>
        <w:t>Taborri</w:t>
      </w:r>
      <w:proofErr w:type="spellEnd"/>
      <w:r>
        <w:t xml:space="preserve"> J, Palermo E, Rossi S, </w:t>
      </w:r>
      <w:proofErr w:type="spellStart"/>
      <w:r>
        <w:t>Cappa</w:t>
      </w:r>
      <w:proofErr w:type="spellEnd"/>
      <w:r>
        <w:t xml:space="preserve"> P. Gait Partitioning Methods: A Systematic Review. </w:t>
      </w:r>
      <w:r>
        <w:rPr>
          <w:i/>
          <w:iCs/>
        </w:rPr>
        <w:t>Sensors</w:t>
      </w:r>
      <w:r>
        <w:t>. 2016</w:t>
      </w:r>
      <w:proofErr w:type="gramStart"/>
      <w:r>
        <w:t>;16</w:t>
      </w:r>
      <w:proofErr w:type="gramEnd"/>
      <w:r>
        <w:t xml:space="preserve">(1):66. </w:t>
      </w:r>
      <w:proofErr w:type="gramStart"/>
      <w:r>
        <w:t>doi:</w:t>
      </w:r>
      <w:proofErr w:type="gramEnd"/>
      <w:r>
        <w:t>10.3390/s16010066</w:t>
      </w:r>
    </w:p>
    <w:p w14:paraId="26CC39CF" w14:textId="77777777" w:rsidR="003F1BEF" w:rsidRDefault="003F1BEF" w:rsidP="003F1BEF">
      <w:pPr>
        <w:pStyle w:val="Bibliography"/>
      </w:pPr>
      <w:r>
        <w:lastRenderedPageBreak/>
        <w:t xml:space="preserve">59. </w:t>
      </w:r>
      <w:r>
        <w:tab/>
      </w:r>
      <w:proofErr w:type="spellStart"/>
      <w:r>
        <w:t>Dejnabadi</w:t>
      </w:r>
      <w:proofErr w:type="spellEnd"/>
      <w:r>
        <w:t xml:space="preserve"> H, </w:t>
      </w:r>
      <w:proofErr w:type="spellStart"/>
      <w:r>
        <w:t>Jolles</w:t>
      </w:r>
      <w:proofErr w:type="spellEnd"/>
      <w:r>
        <w:t xml:space="preserve"> BM, </w:t>
      </w:r>
      <w:proofErr w:type="spellStart"/>
      <w:r>
        <w:t>Aminian</w:t>
      </w:r>
      <w:proofErr w:type="spellEnd"/>
      <w:r>
        <w:t xml:space="preserve"> K. A new approach to accurate measurement of uniaxial joint angles based on a combination of accelerometers and gyroscopes. </w:t>
      </w:r>
      <w:r>
        <w:rPr>
          <w:i/>
          <w:iCs/>
        </w:rPr>
        <w:t>IEEE Transactions on Biomedical Engineering</w:t>
      </w:r>
      <w:r>
        <w:t>. 2005</w:t>
      </w:r>
      <w:proofErr w:type="gramStart"/>
      <w:r>
        <w:t>;52</w:t>
      </w:r>
      <w:proofErr w:type="gramEnd"/>
      <w:r>
        <w:t>(8):1478-1484. doi:10.1109/TBME.2005.851475</w:t>
      </w:r>
    </w:p>
    <w:p w14:paraId="03D27F49" w14:textId="77777777" w:rsidR="003F1BEF" w:rsidRDefault="003F1BEF" w:rsidP="003F1BEF">
      <w:pPr>
        <w:pStyle w:val="Bibliography"/>
      </w:pPr>
      <w:r>
        <w:t xml:space="preserve">60. </w:t>
      </w:r>
      <w:r>
        <w:tab/>
        <w:t xml:space="preserve">Donath L, </w:t>
      </w:r>
      <w:proofErr w:type="spellStart"/>
      <w:r>
        <w:t>Faude</w:t>
      </w:r>
      <w:proofErr w:type="spellEnd"/>
      <w:r>
        <w:t xml:space="preserve"> O, Lichtenstein E, </w:t>
      </w:r>
      <w:proofErr w:type="spellStart"/>
      <w:r>
        <w:t>Pagenstert</w:t>
      </w:r>
      <w:proofErr w:type="spellEnd"/>
      <w:r>
        <w:t xml:space="preserve"> G, </w:t>
      </w:r>
      <w:proofErr w:type="spellStart"/>
      <w:r>
        <w:t>Nüesch</w:t>
      </w:r>
      <w:proofErr w:type="spellEnd"/>
      <w:r>
        <w:t xml:space="preserve"> C, </w:t>
      </w:r>
      <w:proofErr w:type="spellStart"/>
      <w:r>
        <w:t>Mündermann</w:t>
      </w:r>
      <w:proofErr w:type="spellEnd"/>
      <w:r>
        <w:t xml:space="preserve"> A. Mobile inertial sensor based gait analysis: Validity and reliability of spatiotemporal gait characteristics in healthy seniors. </w:t>
      </w:r>
      <w:r>
        <w:rPr>
          <w:i/>
          <w:iCs/>
        </w:rPr>
        <w:t>Gait &amp; Posture</w:t>
      </w:r>
      <w:r>
        <w:t>. 2016</w:t>
      </w:r>
      <w:proofErr w:type="gramStart"/>
      <w:r>
        <w:t>;49:371</w:t>
      </w:r>
      <w:proofErr w:type="gramEnd"/>
      <w:r>
        <w:t>-374. doi:10.1016/j.gaitpost.2016.07.269</w:t>
      </w:r>
    </w:p>
    <w:p w14:paraId="3D69D921" w14:textId="77777777" w:rsidR="003F1BEF" w:rsidRDefault="003F1BEF" w:rsidP="003F1BEF">
      <w:pPr>
        <w:pStyle w:val="Bibliography"/>
      </w:pPr>
      <w:r>
        <w:t xml:space="preserve">61. </w:t>
      </w:r>
      <w:r>
        <w:tab/>
        <w:t xml:space="preserve">Evans RL, Arvind DK. Detection of gait phases using orient specks for mobile clinical gait analysis. In: </w:t>
      </w:r>
      <w:r>
        <w:rPr>
          <w:i/>
          <w:iCs/>
        </w:rPr>
        <w:t>2014 11th International Conference on Wearable and Implantable Body Sensor Networks</w:t>
      </w:r>
      <w:r>
        <w:t>. IEEE; 2014:149-154.</w:t>
      </w:r>
    </w:p>
    <w:p w14:paraId="20BB9704" w14:textId="77777777" w:rsidR="003F1BEF" w:rsidRDefault="003F1BEF" w:rsidP="003F1BEF">
      <w:pPr>
        <w:pStyle w:val="Bibliography"/>
      </w:pPr>
      <w:r>
        <w:t xml:space="preserve">62. </w:t>
      </w:r>
      <w:r>
        <w:tab/>
      </w:r>
      <w:proofErr w:type="spellStart"/>
      <w:r>
        <w:t>Aurbach</w:t>
      </w:r>
      <w:proofErr w:type="spellEnd"/>
      <w:r>
        <w:t xml:space="preserve"> M, Wagner K, </w:t>
      </w:r>
      <w:proofErr w:type="spellStart"/>
      <w:r>
        <w:t>Süß</w:t>
      </w:r>
      <w:proofErr w:type="spellEnd"/>
      <w:r>
        <w:t xml:space="preserve"> F, </w:t>
      </w:r>
      <w:proofErr w:type="spellStart"/>
      <w:r>
        <w:t>Dendorfer</w:t>
      </w:r>
      <w:proofErr w:type="spellEnd"/>
      <w:r>
        <w:t xml:space="preserve"> S. Implementation and validation of human kinematics measured using IMUs for musculoskeletal simulations by the evaluation of joint reaction forces. In: </w:t>
      </w:r>
      <w:r>
        <w:rPr>
          <w:i/>
          <w:iCs/>
        </w:rPr>
        <w:t>CMBEBIH 2017</w:t>
      </w:r>
      <w:r>
        <w:t>. Springer; 2017:205-211.</w:t>
      </w:r>
    </w:p>
    <w:p w14:paraId="579D27A1" w14:textId="77777777" w:rsidR="003F1BEF" w:rsidRDefault="003F1BEF" w:rsidP="003F1BEF">
      <w:pPr>
        <w:pStyle w:val="Bibliography"/>
      </w:pPr>
      <w:r>
        <w:t xml:space="preserve">63. </w:t>
      </w:r>
      <w:r>
        <w:tab/>
      </w:r>
      <w:proofErr w:type="spellStart"/>
      <w:r>
        <w:t>Karatsidis</w:t>
      </w:r>
      <w:proofErr w:type="spellEnd"/>
      <w:r>
        <w:t xml:space="preserve"> A, </w:t>
      </w:r>
      <w:proofErr w:type="spellStart"/>
      <w:r>
        <w:t>Bellusci</w:t>
      </w:r>
      <w:proofErr w:type="spellEnd"/>
      <w:r>
        <w:t xml:space="preserve"> G, </w:t>
      </w:r>
      <w:proofErr w:type="spellStart"/>
      <w:r>
        <w:t>Schepers</w:t>
      </w:r>
      <w:proofErr w:type="spellEnd"/>
      <w:r>
        <w:t xml:space="preserve"> H, de Zee M, Andersen M, </w:t>
      </w:r>
      <w:proofErr w:type="spellStart"/>
      <w:r>
        <w:t>Veltink</w:t>
      </w:r>
      <w:proofErr w:type="spellEnd"/>
      <w:r>
        <w:t xml:space="preserve"> P. Estimation of Ground Reaction Forces and Moments During Gait Using Only Inertial Motion Capture. </w:t>
      </w:r>
      <w:r>
        <w:rPr>
          <w:i/>
          <w:iCs/>
        </w:rPr>
        <w:t>Sensors</w:t>
      </w:r>
      <w:r>
        <w:t>. 2016</w:t>
      </w:r>
      <w:proofErr w:type="gramStart"/>
      <w:r>
        <w:t>;17</w:t>
      </w:r>
      <w:proofErr w:type="gramEnd"/>
      <w:r>
        <w:t xml:space="preserve">(1):75. </w:t>
      </w:r>
      <w:proofErr w:type="gramStart"/>
      <w:r>
        <w:t>doi:</w:t>
      </w:r>
      <w:proofErr w:type="gramEnd"/>
      <w:r>
        <w:t>10.3390/s17010075</w:t>
      </w:r>
    </w:p>
    <w:p w14:paraId="430627A6" w14:textId="77777777" w:rsidR="003F1BEF" w:rsidRDefault="003F1BEF" w:rsidP="003F1BEF">
      <w:pPr>
        <w:pStyle w:val="Bibliography"/>
      </w:pPr>
      <w:r>
        <w:t xml:space="preserve">64. </w:t>
      </w:r>
      <w:r>
        <w:tab/>
      </w:r>
      <w:proofErr w:type="spellStart"/>
      <w:r>
        <w:t>Ohtaki</w:t>
      </w:r>
      <w:proofErr w:type="spellEnd"/>
      <w:r>
        <w:t xml:space="preserve"> Y, Sagawa K, </w:t>
      </w:r>
      <w:proofErr w:type="spellStart"/>
      <w:r>
        <w:t>Inooka</w:t>
      </w:r>
      <w:proofErr w:type="spellEnd"/>
      <w:r>
        <w:t xml:space="preserve"> H. A method for gait analysis in a daily living environment by body-mounted instruments. </w:t>
      </w:r>
      <w:r>
        <w:rPr>
          <w:i/>
          <w:iCs/>
        </w:rPr>
        <w:t>JSME International Journal Series C Mechanical Systems, Machine Elements and Manufacturing</w:t>
      </w:r>
      <w:r>
        <w:t>. 2001</w:t>
      </w:r>
      <w:proofErr w:type="gramStart"/>
      <w:r>
        <w:t>;44</w:t>
      </w:r>
      <w:proofErr w:type="gramEnd"/>
      <w:r>
        <w:t>(4):1125-1132.</w:t>
      </w:r>
    </w:p>
    <w:p w14:paraId="5E2BF52D" w14:textId="77777777" w:rsidR="003F1BEF" w:rsidRDefault="003F1BEF" w:rsidP="003F1BEF">
      <w:pPr>
        <w:pStyle w:val="Bibliography"/>
      </w:pPr>
      <w:r>
        <w:t xml:space="preserve">65. </w:t>
      </w:r>
      <w:r>
        <w:tab/>
      </w:r>
      <w:proofErr w:type="spellStart"/>
      <w:r>
        <w:t>Guo</w:t>
      </w:r>
      <w:proofErr w:type="spellEnd"/>
      <w:r>
        <w:t xml:space="preserve"> Y, Storm F, Zhao Y, et al. A New Proxy Measurement Algorithm with Application to the Estimation of Vertical Ground Reaction Forces Using Wearable Sensors. </w:t>
      </w:r>
      <w:r>
        <w:rPr>
          <w:i/>
          <w:iCs/>
        </w:rPr>
        <w:t>Sensors</w:t>
      </w:r>
      <w:r>
        <w:t>. 2017</w:t>
      </w:r>
      <w:proofErr w:type="gramStart"/>
      <w:r>
        <w:t>;17</w:t>
      </w:r>
      <w:proofErr w:type="gramEnd"/>
      <w:r>
        <w:t xml:space="preserve">(10):2181. </w:t>
      </w:r>
      <w:proofErr w:type="gramStart"/>
      <w:r>
        <w:t>doi:</w:t>
      </w:r>
      <w:proofErr w:type="gramEnd"/>
      <w:r>
        <w:t>10.3390/s17102181</w:t>
      </w:r>
    </w:p>
    <w:p w14:paraId="5769B270" w14:textId="77777777" w:rsidR="003F1BEF" w:rsidRDefault="003F1BEF" w:rsidP="003F1BEF">
      <w:pPr>
        <w:pStyle w:val="Bibliography"/>
      </w:pPr>
      <w:r>
        <w:t xml:space="preserve">66. </w:t>
      </w:r>
      <w:r>
        <w:tab/>
      </w:r>
      <w:proofErr w:type="spellStart"/>
      <w:r>
        <w:t>Wouda</w:t>
      </w:r>
      <w:proofErr w:type="spellEnd"/>
      <w:r>
        <w:t xml:space="preserve"> FJ, </w:t>
      </w:r>
      <w:proofErr w:type="spellStart"/>
      <w:r>
        <w:t>Giuberti</w:t>
      </w:r>
      <w:proofErr w:type="spellEnd"/>
      <w:r>
        <w:t xml:space="preserve"> M, </w:t>
      </w:r>
      <w:proofErr w:type="spellStart"/>
      <w:r>
        <w:t>Bellusci</w:t>
      </w:r>
      <w:proofErr w:type="spellEnd"/>
      <w:r>
        <w:t xml:space="preserve"> G, et al. Estimation of Vertical Ground Reaction Forces and Sagittal Knee Kinematics During Running Using Three Inertial Sensors. </w:t>
      </w:r>
      <w:r>
        <w:rPr>
          <w:i/>
          <w:iCs/>
        </w:rPr>
        <w:t>Frontiers in Physiology</w:t>
      </w:r>
      <w:r>
        <w:t>. 2018</w:t>
      </w:r>
      <w:proofErr w:type="gramStart"/>
      <w:r>
        <w:t>;9</w:t>
      </w:r>
      <w:proofErr w:type="gramEnd"/>
      <w:r>
        <w:t>. doi:10.3389/fphys.2018.00218</w:t>
      </w:r>
    </w:p>
    <w:p w14:paraId="0CEF4C88" w14:textId="77777777" w:rsidR="003F1BEF" w:rsidRDefault="003F1BEF" w:rsidP="003F1BEF">
      <w:pPr>
        <w:pStyle w:val="Bibliography"/>
      </w:pPr>
      <w:r>
        <w:t xml:space="preserve">67. </w:t>
      </w:r>
      <w:r>
        <w:tab/>
      </w:r>
      <w:proofErr w:type="spellStart"/>
      <w:r>
        <w:t>Marsland</w:t>
      </w:r>
      <w:proofErr w:type="spellEnd"/>
      <w:r>
        <w:t xml:space="preserve"> S. </w:t>
      </w:r>
      <w:r>
        <w:rPr>
          <w:i/>
          <w:iCs/>
        </w:rPr>
        <w:t>Machine Learning: An Algorithmic Perspective</w:t>
      </w:r>
      <w:r>
        <w:t xml:space="preserve">. 1st ed. Chapman and Hall/CRC; 2011. </w:t>
      </w:r>
      <w:proofErr w:type="gramStart"/>
      <w:r>
        <w:t>doi:</w:t>
      </w:r>
      <w:proofErr w:type="gramEnd"/>
      <w:r>
        <w:t>10.1201/9781420067194</w:t>
      </w:r>
    </w:p>
    <w:p w14:paraId="5357A8B7" w14:textId="77777777" w:rsidR="003F1BEF" w:rsidRDefault="003F1BEF" w:rsidP="003F1BEF">
      <w:pPr>
        <w:pStyle w:val="Bibliography"/>
      </w:pPr>
      <w:r>
        <w:t xml:space="preserve">68. </w:t>
      </w:r>
      <w:r>
        <w:tab/>
        <w:t xml:space="preserve">Hastie T, </w:t>
      </w:r>
      <w:proofErr w:type="spellStart"/>
      <w:r>
        <w:t>Tibshirani</w:t>
      </w:r>
      <w:proofErr w:type="spellEnd"/>
      <w:r>
        <w:t xml:space="preserve"> R, Friedman J. </w:t>
      </w:r>
      <w:r>
        <w:rPr>
          <w:i/>
          <w:iCs/>
        </w:rPr>
        <w:t>The Elements of Statistical Learning: Data Mining, Inference, and Prediction</w:t>
      </w:r>
      <w:r>
        <w:t>. Springer Science &amp; Business Media; 2009.</w:t>
      </w:r>
    </w:p>
    <w:p w14:paraId="64F04DDE" w14:textId="77777777" w:rsidR="003F1BEF" w:rsidRDefault="003F1BEF" w:rsidP="003F1BEF">
      <w:pPr>
        <w:pStyle w:val="Bibliography"/>
      </w:pPr>
      <w:r>
        <w:t xml:space="preserve">69. </w:t>
      </w:r>
      <w:r>
        <w:tab/>
        <w:t xml:space="preserve">Bishop CM. </w:t>
      </w:r>
      <w:r>
        <w:rPr>
          <w:i/>
          <w:iCs/>
        </w:rPr>
        <w:t>Pattern Recognition and Machine Learning</w:t>
      </w:r>
      <w:r>
        <w:t>. Springer Science &amp; Business Media; 2006.</w:t>
      </w:r>
    </w:p>
    <w:p w14:paraId="71E8323C" w14:textId="77777777" w:rsidR="003F1BEF" w:rsidRDefault="003F1BEF" w:rsidP="003F1BEF">
      <w:pPr>
        <w:pStyle w:val="Bibliography"/>
      </w:pPr>
      <w:r>
        <w:t xml:space="preserve">70. </w:t>
      </w:r>
      <w:r>
        <w:tab/>
      </w:r>
      <w:proofErr w:type="spellStart"/>
      <w:r>
        <w:t>Begg</w:t>
      </w:r>
      <w:proofErr w:type="spellEnd"/>
      <w:r>
        <w:t xml:space="preserve"> RK, </w:t>
      </w:r>
      <w:proofErr w:type="spellStart"/>
      <w:r>
        <w:t>Palaniswami</w:t>
      </w:r>
      <w:proofErr w:type="spellEnd"/>
      <w:r>
        <w:t xml:space="preserve"> M, Owen B. Support vector machines for automated gait classification. </w:t>
      </w:r>
      <w:r>
        <w:rPr>
          <w:i/>
          <w:iCs/>
        </w:rPr>
        <w:t>IEEE Transactions on Biomedical Engineering</w:t>
      </w:r>
      <w:r>
        <w:t>. 2005</w:t>
      </w:r>
      <w:proofErr w:type="gramStart"/>
      <w:r>
        <w:t>;52</w:t>
      </w:r>
      <w:proofErr w:type="gramEnd"/>
      <w:r>
        <w:t>(5):828-838. doi:10.1109/TBME.2005.845241</w:t>
      </w:r>
    </w:p>
    <w:p w14:paraId="73DC19E9" w14:textId="77777777" w:rsidR="003F1BEF" w:rsidRDefault="003F1BEF" w:rsidP="003F1BEF">
      <w:pPr>
        <w:pStyle w:val="Bibliography"/>
      </w:pPr>
      <w:r>
        <w:lastRenderedPageBreak/>
        <w:t xml:space="preserve">71. </w:t>
      </w:r>
      <w:r>
        <w:tab/>
      </w:r>
      <w:proofErr w:type="spellStart"/>
      <w:r>
        <w:t>Begg</w:t>
      </w:r>
      <w:proofErr w:type="spellEnd"/>
      <w:r>
        <w:t xml:space="preserve"> R, </w:t>
      </w:r>
      <w:proofErr w:type="spellStart"/>
      <w:r>
        <w:t>Kamruzzaman</w:t>
      </w:r>
      <w:proofErr w:type="spellEnd"/>
      <w:r>
        <w:t xml:space="preserve"> J. A machine learning approach for automated recognition of movement patterns using basic, kinetic and kinematic gait data. </w:t>
      </w:r>
      <w:r>
        <w:rPr>
          <w:i/>
          <w:iCs/>
        </w:rPr>
        <w:t>Journal of Biomechanics</w:t>
      </w:r>
      <w:r>
        <w:t>. 2005</w:t>
      </w:r>
      <w:proofErr w:type="gramStart"/>
      <w:r>
        <w:t>;38</w:t>
      </w:r>
      <w:proofErr w:type="gramEnd"/>
      <w:r>
        <w:t>(3):401-408. doi:10.1016/j.jbiomech.2004.05.002</w:t>
      </w:r>
    </w:p>
    <w:p w14:paraId="5DDAF20F" w14:textId="77777777" w:rsidR="003F1BEF" w:rsidRDefault="003F1BEF" w:rsidP="003F1BEF">
      <w:pPr>
        <w:pStyle w:val="Bibliography"/>
      </w:pPr>
      <w:r>
        <w:t xml:space="preserve">72. </w:t>
      </w:r>
      <w:r>
        <w:tab/>
      </w:r>
      <w:proofErr w:type="spellStart"/>
      <w:r>
        <w:t>Mannini</w:t>
      </w:r>
      <w:proofErr w:type="spellEnd"/>
      <w:r>
        <w:t xml:space="preserve"> A, </w:t>
      </w:r>
      <w:proofErr w:type="spellStart"/>
      <w:r>
        <w:t>Trojaniello</w:t>
      </w:r>
      <w:proofErr w:type="spellEnd"/>
      <w:r>
        <w:t xml:space="preserve"> D, </w:t>
      </w:r>
      <w:proofErr w:type="spellStart"/>
      <w:r>
        <w:t>Cereatti</w:t>
      </w:r>
      <w:proofErr w:type="spellEnd"/>
      <w:r>
        <w:t xml:space="preserve"> A, Sabatini A. A Machine Learning Framework for Gait Classification Using Inertial Sensors: Application to Elderly, Post-Stroke and </w:t>
      </w:r>
      <w:proofErr w:type="gramStart"/>
      <w:r>
        <w:t>Huntington’s Disease</w:t>
      </w:r>
      <w:proofErr w:type="gramEnd"/>
      <w:r>
        <w:t xml:space="preserve"> Patients. </w:t>
      </w:r>
      <w:r>
        <w:rPr>
          <w:i/>
          <w:iCs/>
        </w:rPr>
        <w:t>Sensors</w:t>
      </w:r>
      <w:r>
        <w:t>. 2016</w:t>
      </w:r>
      <w:proofErr w:type="gramStart"/>
      <w:r>
        <w:t>;16</w:t>
      </w:r>
      <w:proofErr w:type="gramEnd"/>
      <w:r>
        <w:t xml:space="preserve">(1):134. </w:t>
      </w:r>
      <w:proofErr w:type="gramStart"/>
      <w:r>
        <w:t>doi:</w:t>
      </w:r>
      <w:proofErr w:type="gramEnd"/>
      <w:r>
        <w:t>10.3390/s16010134</w:t>
      </w:r>
    </w:p>
    <w:p w14:paraId="33851160" w14:textId="77777777" w:rsidR="003F1BEF" w:rsidRDefault="003F1BEF" w:rsidP="003F1BEF">
      <w:pPr>
        <w:pStyle w:val="Bibliography"/>
      </w:pPr>
      <w:r>
        <w:t xml:space="preserve">73. </w:t>
      </w:r>
      <w:r>
        <w:tab/>
        <w:t xml:space="preserve">Tahir NM, </w:t>
      </w:r>
      <w:proofErr w:type="spellStart"/>
      <w:r>
        <w:t>Manap</w:t>
      </w:r>
      <w:proofErr w:type="spellEnd"/>
      <w:r>
        <w:t xml:space="preserve"> HH. Parkinson Disease Gait Classiﬁcation based on Machine Learning Approach. </w:t>
      </w:r>
      <w:r>
        <w:rPr>
          <w:i/>
          <w:iCs/>
        </w:rPr>
        <w:t>Journal of Applied Sciences</w:t>
      </w:r>
      <w:r>
        <w:t>. 2012</w:t>
      </w:r>
      <w:proofErr w:type="gramStart"/>
      <w:r>
        <w:t>;12:180</w:t>
      </w:r>
      <w:proofErr w:type="gramEnd"/>
      <w:r>
        <w:t>-185.</w:t>
      </w:r>
    </w:p>
    <w:p w14:paraId="12F8673F" w14:textId="77777777" w:rsidR="003F1BEF" w:rsidRDefault="003F1BEF" w:rsidP="003F1BEF">
      <w:pPr>
        <w:pStyle w:val="Bibliography"/>
      </w:pPr>
      <w:r>
        <w:t xml:space="preserve">74. </w:t>
      </w:r>
      <w:r>
        <w:tab/>
      </w:r>
      <w:proofErr w:type="spellStart"/>
      <w:r>
        <w:t>Boutaayamou</w:t>
      </w:r>
      <w:proofErr w:type="spellEnd"/>
      <w:r>
        <w:t xml:space="preserve"> M, Schwartz C, </w:t>
      </w:r>
      <w:proofErr w:type="spellStart"/>
      <w:r>
        <w:t>Stamatakis</w:t>
      </w:r>
      <w:proofErr w:type="spellEnd"/>
      <w:r>
        <w:t xml:space="preserve"> J, et al. Development and validation of an accelerometer-based method for quantifying gait events. </w:t>
      </w:r>
      <w:r>
        <w:rPr>
          <w:i/>
          <w:iCs/>
        </w:rPr>
        <w:t>Medical Engineering &amp; Physics</w:t>
      </w:r>
      <w:r>
        <w:t>. 2015</w:t>
      </w:r>
      <w:proofErr w:type="gramStart"/>
      <w:r>
        <w:t>;37</w:t>
      </w:r>
      <w:proofErr w:type="gramEnd"/>
      <w:r>
        <w:t>(2):226-232. doi:10.1016/j.medengphy.2015.01.001</w:t>
      </w:r>
    </w:p>
    <w:p w14:paraId="5E9D876B" w14:textId="77777777" w:rsidR="003F1BEF" w:rsidRDefault="003F1BEF" w:rsidP="003F1BEF">
      <w:pPr>
        <w:pStyle w:val="Bibliography"/>
      </w:pPr>
      <w:r>
        <w:t xml:space="preserve">75. </w:t>
      </w:r>
      <w:r>
        <w:tab/>
        <w:t xml:space="preserve">Miyazaki T, Kawada M, </w:t>
      </w:r>
      <w:proofErr w:type="spellStart"/>
      <w:r>
        <w:t>Nakai</w:t>
      </w:r>
      <w:proofErr w:type="spellEnd"/>
      <w:r>
        <w:t xml:space="preserve"> Y, </w:t>
      </w:r>
      <w:proofErr w:type="spellStart"/>
      <w:r>
        <w:t>Kiyama</w:t>
      </w:r>
      <w:proofErr w:type="spellEnd"/>
      <w:r>
        <w:t xml:space="preserve"> R, </w:t>
      </w:r>
      <w:proofErr w:type="spellStart"/>
      <w:r>
        <w:t>Yone</w:t>
      </w:r>
      <w:proofErr w:type="spellEnd"/>
      <w:r>
        <w:t xml:space="preserve"> K. Validity of Measurement for Trailing Limb Angle and Propulsion Force during Gait Using a Magnetic Inertial Measurement Unit. </w:t>
      </w:r>
      <w:proofErr w:type="spellStart"/>
      <w:r>
        <w:rPr>
          <w:i/>
          <w:iCs/>
        </w:rPr>
        <w:t>BioMed</w:t>
      </w:r>
      <w:proofErr w:type="spellEnd"/>
      <w:r>
        <w:rPr>
          <w:i/>
          <w:iCs/>
        </w:rPr>
        <w:t xml:space="preserve"> Research International</w:t>
      </w:r>
      <w:r>
        <w:t>. 2019</w:t>
      </w:r>
      <w:proofErr w:type="gramStart"/>
      <w:r>
        <w:t>;2019:1</w:t>
      </w:r>
      <w:proofErr w:type="gramEnd"/>
      <w:r>
        <w:t>-8. doi:10.1155/2019/8123467</w:t>
      </w:r>
    </w:p>
    <w:p w14:paraId="5C61022A" w14:textId="77777777" w:rsidR="003F1BEF" w:rsidRDefault="003F1BEF" w:rsidP="003F1BEF">
      <w:pPr>
        <w:pStyle w:val="Bibliography"/>
      </w:pPr>
      <w:r>
        <w:t xml:space="preserve">76. </w:t>
      </w:r>
      <w:r>
        <w:tab/>
        <w:t xml:space="preserve">Peruzzi A, Della Croce U, </w:t>
      </w:r>
      <w:proofErr w:type="spellStart"/>
      <w:r>
        <w:t>Cereatti</w:t>
      </w:r>
      <w:proofErr w:type="spellEnd"/>
      <w:r>
        <w:t xml:space="preserve"> A. Estimation of stride length in level walking using an inertial measurement unit attached to the foot: A validation of the zero velocity assumption during stance. </w:t>
      </w:r>
      <w:r>
        <w:rPr>
          <w:i/>
          <w:iCs/>
        </w:rPr>
        <w:t>Journal of Biomechanics</w:t>
      </w:r>
      <w:r>
        <w:t>. 2011</w:t>
      </w:r>
      <w:proofErr w:type="gramStart"/>
      <w:r>
        <w:t>;44</w:t>
      </w:r>
      <w:proofErr w:type="gramEnd"/>
      <w:r>
        <w:t>(10):1991-1994. doi:10.1016/j.jbiomech.2011.04.035</w:t>
      </w:r>
    </w:p>
    <w:p w14:paraId="109CED7C" w14:textId="77777777" w:rsidR="003F1BEF" w:rsidRDefault="003F1BEF" w:rsidP="003F1BEF">
      <w:pPr>
        <w:pStyle w:val="Bibliography"/>
      </w:pPr>
      <w:r>
        <w:t xml:space="preserve">77. </w:t>
      </w:r>
      <w:r>
        <w:tab/>
      </w:r>
      <w:proofErr w:type="spellStart"/>
      <w:r>
        <w:t>Seel</w:t>
      </w:r>
      <w:proofErr w:type="spellEnd"/>
      <w:r>
        <w:t xml:space="preserve"> T, </w:t>
      </w:r>
      <w:proofErr w:type="spellStart"/>
      <w:r>
        <w:t>Raisch</w:t>
      </w:r>
      <w:proofErr w:type="spellEnd"/>
      <w:r>
        <w:t xml:space="preserve"> J, </w:t>
      </w:r>
      <w:proofErr w:type="spellStart"/>
      <w:r>
        <w:t>Schauer</w:t>
      </w:r>
      <w:proofErr w:type="spellEnd"/>
      <w:r>
        <w:t xml:space="preserve"> T. IMU-based joint angle measurement for gait analysis. </w:t>
      </w:r>
      <w:r>
        <w:rPr>
          <w:i/>
          <w:iCs/>
        </w:rPr>
        <w:t>Sensors</w:t>
      </w:r>
      <w:r>
        <w:t>. 2014</w:t>
      </w:r>
      <w:proofErr w:type="gramStart"/>
      <w:r>
        <w:t>;14</w:t>
      </w:r>
      <w:proofErr w:type="gramEnd"/>
      <w:r>
        <w:t xml:space="preserve">(4):6891-6909. </w:t>
      </w:r>
      <w:proofErr w:type="gramStart"/>
      <w:r>
        <w:t>doi:</w:t>
      </w:r>
      <w:proofErr w:type="gramEnd"/>
      <w:r>
        <w:t>10.3390/s140406891</w:t>
      </w:r>
    </w:p>
    <w:p w14:paraId="6F4F7AEC" w14:textId="77777777" w:rsidR="003F1BEF" w:rsidRDefault="003F1BEF" w:rsidP="003F1BEF">
      <w:pPr>
        <w:pStyle w:val="Bibliography"/>
      </w:pPr>
      <w:r>
        <w:t xml:space="preserve">78. </w:t>
      </w:r>
      <w:r>
        <w:tab/>
        <w:t xml:space="preserve">Yang S, Zhang JT, Novak AC, </w:t>
      </w:r>
      <w:proofErr w:type="spellStart"/>
      <w:r>
        <w:t>Brouwer</w:t>
      </w:r>
      <w:proofErr w:type="spellEnd"/>
      <w:r>
        <w:t xml:space="preserve"> B, Li Q. Estimation of </w:t>
      </w:r>
      <w:proofErr w:type="spellStart"/>
      <w:r>
        <w:t>spatio</w:t>
      </w:r>
      <w:proofErr w:type="spellEnd"/>
      <w:r>
        <w:t xml:space="preserve">-temporal parameters for post-stroke </w:t>
      </w:r>
      <w:proofErr w:type="spellStart"/>
      <w:r>
        <w:t>hemiparetic</w:t>
      </w:r>
      <w:proofErr w:type="spellEnd"/>
      <w:r>
        <w:t xml:space="preserve"> gait using inertial sensors. </w:t>
      </w:r>
      <w:r>
        <w:rPr>
          <w:i/>
          <w:iCs/>
        </w:rPr>
        <w:t>Gait &amp; Posture</w:t>
      </w:r>
      <w:r>
        <w:t>. 2013</w:t>
      </w:r>
      <w:proofErr w:type="gramStart"/>
      <w:r>
        <w:t>;37</w:t>
      </w:r>
      <w:proofErr w:type="gramEnd"/>
      <w:r>
        <w:t>(3):354-358. doi:10.1016/j.gaitpost.2012.07.032</w:t>
      </w:r>
    </w:p>
    <w:p w14:paraId="572B9782" w14:textId="77777777" w:rsidR="003F1BEF" w:rsidRDefault="003F1BEF" w:rsidP="003F1BEF">
      <w:pPr>
        <w:pStyle w:val="Bibliography"/>
      </w:pPr>
      <w:r>
        <w:t xml:space="preserve">79. </w:t>
      </w:r>
      <w:r>
        <w:tab/>
      </w:r>
      <w:proofErr w:type="spellStart"/>
      <w:r>
        <w:t>Karatsidis</w:t>
      </w:r>
      <w:proofErr w:type="spellEnd"/>
      <w:r>
        <w:t xml:space="preserve"> A, Jung M, </w:t>
      </w:r>
      <w:proofErr w:type="spellStart"/>
      <w:r>
        <w:t>Schepers</w:t>
      </w:r>
      <w:proofErr w:type="spellEnd"/>
      <w:r>
        <w:t xml:space="preserve"> HM, et al. Musculoskeletal model-based inverse dynamic analysis under ambulatory conditions using inertial motion capture. </w:t>
      </w:r>
      <w:r>
        <w:rPr>
          <w:i/>
          <w:iCs/>
        </w:rPr>
        <w:t>Medical Engineering &amp; Physics</w:t>
      </w:r>
      <w:r>
        <w:t>. 2019</w:t>
      </w:r>
      <w:proofErr w:type="gramStart"/>
      <w:r>
        <w:t>;65:68</w:t>
      </w:r>
      <w:proofErr w:type="gramEnd"/>
      <w:r>
        <w:t>-77. doi:10.1016/j.medengphy.2018.12.021</w:t>
      </w:r>
    </w:p>
    <w:p w14:paraId="3E604618" w14:textId="77777777" w:rsidR="003F1BEF" w:rsidRDefault="003F1BEF" w:rsidP="003F1BEF">
      <w:pPr>
        <w:pStyle w:val="Bibliography"/>
      </w:pPr>
      <w:r>
        <w:t xml:space="preserve">80. </w:t>
      </w:r>
      <w:r>
        <w:tab/>
      </w:r>
      <w:proofErr w:type="spellStart"/>
      <w:r>
        <w:t>Ryu</w:t>
      </w:r>
      <w:proofErr w:type="spellEnd"/>
      <w:r>
        <w:t xml:space="preserve"> HX, Park S. Estimation of unmeasured ground reaction force data based on the oscillatory characteristics of the center of mass during human walking. </w:t>
      </w:r>
      <w:r>
        <w:rPr>
          <w:i/>
          <w:iCs/>
        </w:rPr>
        <w:t>Journal of Biomechanics</w:t>
      </w:r>
      <w:r>
        <w:t>. 2018</w:t>
      </w:r>
      <w:proofErr w:type="gramStart"/>
      <w:r>
        <w:t>;71:135</w:t>
      </w:r>
      <w:proofErr w:type="gramEnd"/>
      <w:r>
        <w:t>-143. doi:10.1016/j.jbiomech.2018.01.046</w:t>
      </w:r>
    </w:p>
    <w:p w14:paraId="0E6DE7D4" w14:textId="77777777" w:rsidR="003F1BEF" w:rsidRDefault="003F1BEF" w:rsidP="003F1BEF">
      <w:pPr>
        <w:pStyle w:val="Bibliography"/>
      </w:pPr>
      <w:r>
        <w:t xml:space="preserve">81. </w:t>
      </w:r>
      <w:r>
        <w:tab/>
        <w:t xml:space="preserve">Pieper NL, </w:t>
      </w:r>
      <w:proofErr w:type="spellStart"/>
      <w:r>
        <w:t>Lewek</w:t>
      </w:r>
      <w:proofErr w:type="spellEnd"/>
      <w:r>
        <w:t xml:space="preserve"> MD, Franz JR. Can shank acceleration provide a clinically feasible surrogate for individual limb propulsion during walking? </w:t>
      </w:r>
      <w:r>
        <w:rPr>
          <w:i/>
          <w:iCs/>
        </w:rPr>
        <w:t>Journal of Biomechanics</w:t>
      </w:r>
      <w:r>
        <w:t>. Published online October 2019:109449. doi:10.1016/j.jbiomech.2019.109449</w:t>
      </w:r>
    </w:p>
    <w:p w14:paraId="29637314" w14:textId="77777777" w:rsidR="003F1BEF" w:rsidRDefault="003F1BEF" w:rsidP="003F1BEF">
      <w:pPr>
        <w:pStyle w:val="Bibliography"/>
      </w:pPr>
      <w:r>
        <w:t xml:space="preserve">82. </w:t>
      </w:r>
      <w:r>
        <w:tab/>
        <w:t xml:space="preserve">Moore SA, Hickey A, Lord S, Del Din S, Godfrey A, Rochester L. Comprehensive measurement of stroke gait characteristics with a single accelerometer in the laboratory </w:t>
      </w:r>
      <w:r>
        <w:lastRenderedPageBreak/>
        <w:t xml:space="preserve">and community: a feasibility, validity and reliability study. </w:t>
      </w:r>
      <w:r>
        <w:rPr>
          <w:i/>
          <w:iCs/>
        </w:rPr>
        <w:t xml:space="preserve">Journal of </w:t>
      </w:r>
      <w:proofErr w:type="spellStart"/>
      <w:r>
        <w:rPr>
          <w:i/>
          <w:iCs/>
        </w:rPr>
        <w:t>NeuroEngineering</w:t>
      </w:r>
      <w:proofErr w:type="spellEnd"/>
      <w:r>
        <w:rPr>
          <w:i/>
          <w:iCs/>
        </w:rPr>
        <w:t xml:space="preserve"> and Rehabilitation</w:t>
      </w:r>
      <w:r>
        <w:t>. 2017</w:t>
      </w:r>
      <w:proofErr w:type="gramStart"/>
      <w:r>
        <w:t>;14</w:t>
      </w:r>
      <w:proofErr w:type="gramEnd"/>
      <w:r>
        <w:t xml:space="preserve">(1). </w:t>
      </w:r>
      <w:proofErr w:type="gramStart"/>
      <w:r>
        <w:t>doi:</w:t>
      </w:r>
      <w:proofErr w:type="gramEnd"/>
      <w:r>
        <w:t>10.1186/s12984-017-0341-z</w:t>
      </w:r>
    </w:p>
    <w:p w14:paraId="67428F8B" w14:textId="77777777" w:rsidR="003F1BEF" w:rsidRDefault="003F1BEF" w:rsidP="003F1BEF">
      <w:pPr>
        <w:pStyle w:val="Bibliography"/>
      </w:pPr>
      <w:r>
        <w:t xml:space="preserve">83. </w:t>
      </w:r>
      <w:r>
        <w:tab/>
      </w:r>
      <w:proofErr w:type="spellStart"/>
      <w:r>
        <w:t>Trojaniello</w:t>
      </w:r>
      <w:proofErr w:type="spellEnd"/>
      <w:r>
        <w:t xml:space="preserve"> D, </w:t>
      </w:r>
      <w:proofErr w:type="spellStart"/>
      <w:r>
        <w:t>Cereatti</w:t>
      </w:r>
      <w:proofErr w:type="spellEnd"/>
      <w:r>
        <w:t xml:space="preserve"> A, </w:t>
      </w:r>
      <w:proofErr w:type="spellStart"/>
      <w:r>
        <w:t>Pelosin</w:t>
      </w:r>
      <w:proofErr w:type="spellEnd"/>
      <w:r>
        <w:t xml:space="preserve"> E, et al. Estimation of step-by-step </w:t>
      </w:r>
      <w:proofErr w:type="spellStart"/>
      <w:r>
        <w:t>spatio</w:t>
      </w:r>
      <w:proofErr w:type="spellEnd"/>
      <w:r>
        <w:t xml:space="preserve">-temporal parameters of normal and impaired gait using shank-mounted magneto-inertial sensors: application to elderly, </w:t>
      </w:r>
      <w:proofErr w:type="spellStart"/>
      <w:r>
        <w:t>hemiparetic</w:t>
      </w:r>
      <w:proofErr w:type="spellEnd"/>
      <w:r>
        <w:t xml:space="preserve">, parkinsonian and </w:t>
      </w:r>
      <w:proofErr w:type="spellStart"/>
      <w:r>
        <w:t>choreic</w:t>
      </w:r>
      <w:proofErr w:type="spellEnd"/>
      <w:r>
        <w:t xml:space="preserve"> gait. </w:t>
      </w:r>
      <w:r>
        <w:rPr>
          <w:i/>
          <w:iCs/>
        </w:rPr>
        <w:t xml:space="preserve">Journal of </w:t>
      </w:r>
      <w:proofErr w:type="spellStart"/>
      <w:r>
        <w:rPr>
          <w:i/>
          <w:iCs/>
        </w:rPr>
        <w:t>NeuroEngineering</w:t>
      </w:r>
      <w:proofErr w:type="spellEnd"/>
      <w:r>
        <w:rPr>
          <w:i/>
          <w:iCs/>
        </w:rPr>
        <w:t xml:space="preserve"> and Rehabilitation</w:t>
      </w:r>
      <w:r>
        <w:t>. 2014</w:t>
      </w:r>
      <w:proofErr w:type="gramStart"/>
      <w:r>
        <w:t>;11</w:t>
      </w:r>
      <w:proofErr w:type="gramEnd"/>
      <w:r>
        <w:t xml:space="preserve">(1):152. </w:t>
      </w:r>
      <w:proofErr w:type="gramStart"/>
      <w:r>
        <w:t>doi:</w:t>
      </w:r>
      <w:proofErr w:type="gramEnd"/>
      <w:r>
        <w:t>10.1186/1743-0003-11-152</w:t>
      </w:r>
    </w:p>
    <w:p w14:paraId="7F89BA0F" w14:textId="77777777" w:rsidR="003F1BEF" w:rsidRDefault="003F1BEF" w:rsidP="003F1BEF">
      <w:pPr>
        <w:pStyle w:val="Bibliography"/>
      </w:pPr>
      <w:r>
        <w:t xml:space="preserve">84. </w:t>
      </w:r>
      <w:r>
        <w:tab/>
      </w:r>
      <w:proofErr w:type="spellStart"/>
      <w:r>
        <w:t>Mayagoitia</w:t>
      </w:r>
      <w:proofErr w:type="spellEnd"/>
      <w:r>
        <w:t xml:space="preserve"> RE, Nene AV, </w:t>
      </w:r>
      <w:proofErr w:type="spellStart"/>
      <w:r>
        <w:t>Veltink</w:t>
      </w:r>
      <w:proofErr w:type="spellEnd"/>
      <w:r>
        <w:t xml:space="preserve"> PH. Accelerometer and rate gyroscope measurement of kinematics: an inexpensive alternative to optical motion analysis systems. </w:t>
      </w:r>
      <w:r>
        <w:rPr>
          <w:i/>
          <w:iCs/>
        </w:rPr>
        <w:t>Journal of Biomechanics</w:t>
      </w:r>
      <w:r>
        <w:t>. 2002</w:t>
      </w:r>
      <w:proofErr w:type="gramStart"/>
      <w:r>
        <w:t>;35</w:t>
      </w:r>
      <w:proofErr w:type="gramEnd"/>
      <w:r>
        <w:t xml:space="preserve">(4):537-542. </w:t>
      </w:r>
      <w:proofErr w:type="gramStart"/>
      <w:r>
        <w:t>doi:</w:t>
      </w:r>
      <w:proofErr w:type="gramEnd"/>
      <w:r>
        <w:t>10.1016/S0021-9290(01)00231-7</w:t>
      </w:r>
    </w:p>
    <w:p w14:paraId="61B3C73C" w14:textId="77777777" w:rsidR="003F1BEF" w:rsidRDefault="003F1BEF" w:rsidP="003F1BEF">
      <w:pPr>
        <w:pStyle w:val="Bibliography"/>
      </w:pPr>
      <w:r>
        <w:t xml:space="preserve">85. </w:t>
      </w:r>
      <w:r>
        <w:tab/>
        <w:t xml:space="preserve">Zhang W, </w:t>
      </w:r>
      <w:proofErr w:type="spellStart"/>
      <w:r>
        <w:t>Smuck</w:t>
      </w:r>
      <w:proofErr w:type="spellEnd"/>
      <w:r>
        <w:t xml:space="preserve"> M, </w:t>
      </w:r>
      <w:proofErr w:type="spellStart"/>
      <w:r>
        <w:t>Legault</w:t>
      </w:r>
      <w:proofErr w:type="spellEnd"/>
      <w:r>
        <w:t xml:space="preserve"> C, </w:t>
      </w:r>
      <w:proofErr w:type="spellStart"/>
      <w:r>
        <w:t>Ith</w:t>
      </w:r>
      <w:proofErr w:type="spellEnd"/>
      <w:r>
        <w:t xml:space="preserve"> MA, </w:t>
      </w:r>
      <w:proofErr w:type="spellStart"/>
      <w:r>
        <w:t>Muaremi</w:t>
      </w:r>
      <w:proofErr w:type="spellEnd"/>
      <w:r>
        <w:t xml:space="preserve"> A, </w:t>
      </w:r>
      <w:proofErr w:type="spellStart"/>
      <w:r>
        <w:t>Aminian</w:t>
      </w:r>
      <w:proofErr w:type="spellEnd"/>
      <w:r>
        <w:t xml:space="preserve"> K. Gait Symmetry Assessment with a Low Back 3D Accelerometer in Post-Stroke Patients. </w:t>
      </w:r>
      <w:r>
        <w:rPr>
          <w:i/>
          <w:iCs/>
        </w:rPr>
        <w:t>Sensors</w:t>
      </w:r>
      <w:r>
        <w:t>. 2018</w:t>
      </w:r>
      <w:proofErr w:type="gramStart"/>
      <w:r>
        <w:t>;18</w:t>
      </w:r>
      <w:proofErr w:type="gramEnd"/>
      <w:r>
        <w:t xml:space="preserve">(10):3322. </w:t>
      </w:r>
      <w:proofErr w:type="gramStart"/>
      <w:r>
        <w:t>doi:</w:t>
      </w:r>
      <w:proofErr w:type="gramEnd"/>
      <w:r>
        <w:t>10.3390/s18103322</w:t>
      </w:r>
    </w:p>
    <w:p w14:paraId="48EF3751" w14:textId="77777777" w:rsidR="003F1BEF" w:rsidRDefault="003F1BEF" w:rsidP="003F1BEF">
      <w:pPr>
        <w:pStyle w:val="Bibliography"/>
      </w:pPr>
      <w:r>
        <w:t xml:space="preserve">86. </w:t>
      </w:r>
      <w:r>
        <w:tab/>
      </w:r>
      <w:proofErr w:type="spellStart"/>
      <w:r>
        <w:t>Bejarano</w:t>
      </w:r>
      <w:proofErr w:type="spellEnd"/>
      <w:r>
        <w:t xml:space="preserve"> NC, </w:t>
      </w:r>
      <w:proofErr w:type="spellStart"/>
      <w:r>
        <w:t>Ambrosini</w:t>
      </w:r>
      <w:proofErr w:type="spellEnd"/>
      <w:r>
        <w:t xml:space="preserve"> E, </w:t>
      </w:r>
      <w:proofErr w:type="spellStart"/>
      <w:r>
        <w:t>Pedrocchi</w:t>
      </w:r>
      <w:proofErr w:type="spellEnd"/>
      <w:r>
        <w:t xml:space="preserve"> A, </w:t>
      </w:r>
      <w:proofErr w:type="spellStart"/>
      <w:r>
        <w:t>Ferrigno</w:t>
      </w:r>
      <w:proofErr w:type="spellEnd"/>
      <w:r>
        <w:t xml:space="preserve"> G, </w:t>
      </w:r>
      <w:proofErr w:type="spellStart"/>
      <w:r>
        <w:t>Monticone</w:t>
      </w:r>
      <w:proofErr w:type="spellEnd"/>
      <w:r>
        <w:t xml:space="preserve"> M, Ferrante S. A Novel Adaptive, Real-Time Algorithm to Detect Gait Events </w:t>
      </w:r>
      <w:proofErr w:type="gramStart"/>
      <w:r>
        <w:t>From</w:t>
      </w:r>
      <w:proofErr w:type="gramEnd"/>
      <w:r>
        <w:t xml:space="preserve"> Wearable Sensors. </w:t>
      </w:r>
      <w:r>
        <w:rPr>
          <w:i/>
          <w:iCs/>
        </w:rPr>
        <w:t>IEEE Transactions on Neural Systems and Rehabilitation Engineering</w:t>
      </w:r>
      <w:r>
        <w:t>. 2015</w:t>
      </w:r>
      <w:proofErr w:type="gramStart"/>
      <w:r>
        <w:t>;23</w:t>
      </w:r>
      <w:proofErr w:type="gramEnd"/>
      <w:r>
        <w:t>(3):413-422. doi:10.1109/TNSRE.2014.2337914</w:t>
      </w:r>
    </w:p>
    <w:p w14:paraId="1C29F532" w14:textId="77777777" w:rsidR="003F1BEF" w:rsidRDefault="003F1BEF" w:rsidP="003F1BEF">
      <w:pPr>
        <w:pStyle w:val="Bibliography"/>
      </w:pPr>
      <w:r>
        <w:t xml:space="preserve">87. </w:t>
      </w:r>
      <w:r>
        <w:tab/>
      </w:r>
      <w:proofErr w:type="spellStart"/>
      <w:r>
        <w:t>Azouvi</w:t>
      </w:r>
      <w:proofErr w:type="spellEnd"/>
      <w:r>
        <w:t xml:space="preserve"> P, Samuel C, Louis-Dreyfus A, et al. Sensitivity of clinical and </w:t>
      </w:r>
      <w:proofErr w:type="spellStart"/>
      <w:r>
        <w:t>behavioural</w:t>
      </w:r>
      <w:proofErr w:type="spellEnd"/>
      <w:r>
        <w:t xml:space="preserve"> tests of spatial neglect after right hemisphere stroke. </w:t>
      </w:r>
      <w:r>
        <w:rPr>
          <w:i/>
          <w:iCs/>
        </w:rPr>
        <w:t>Journal of Neurology, Neurosurgery &amp; Psychiatry</w:t>
      </w:r>
      <w:r>
        <w:t>. 2002</w:t>
      </w:r>
      <w:proofErr w:type="gramStart"/>
      <w:r>
        <w:t>;73</w:t>
      </w:r>
      <w:proofErr w:type="gramEnd"/>
      <w:r>
        <w:t>(2):160-166.</w:t>
      </w:r>
    </w:p>
    <w:p w14:paraId="10B03FAE" w14:textId="77777777" w:rsidR="003F1BEF" w:rsidRDefault="003F1BEF" w:rsidP="003F1BEF">
      <w:pPr>
        <w:pStyle w:val="Bibliography"/>
      </w:pPr>
      <w:r>
        <w:t xml:space="preserve">88. </w:t>
      </w:r>
      <w:r>
        <w:tab/>
        <w:t xml:space="preserve">Plummer P, Behrman AL, Duncan PW, et al. Effects of Stroke Severity and Training Duration on Locomotor Recovery </w:t>
      </w:r>
      <w:proofErr w:type="gramStart"/>
      <w:r>
        <w:t>After</w:t>
      </w:r>
      <w:proofErr w:type="gramEnd"/>
      <w:r>
        <w:t xml:space="preserve"> Stroke: A Pilot Study. </w:t>
      </w:r>
      <w:proofErr w:type="spellStart"/>
      <w:r>
        <w:rPr>
          <w:i/>
          <w:iCs/>
        </w:rPr>
        <w:t>Neurorehabilitation</w:t>
      </w:r>
      <w:proofErr w:type="spellEnd"/>
      <w:r>
        <w:rPr>
          <w:i/>
          <w:iCs/>
        </w:rPr>
        <w:t xml:space="preserve"> and Neural Repair</w:t>
      </w:r>
      <w:r>
        <w:t>. 2007</w:t>
      </w:r>
      <w:proofErr w:type="gramStart"/>
      <w:r>
        <w:t>;21</w:t>
      </w:r>
      <w:proofErr w:type="gramEnd"/>
      <w:r>
        <w:t xml:space="preserve">(2):137-151. </w:t>
      </w:r>
      <w:proofErr w:type="gramStart"/>
      <w:r>
        <w:t>doi:</w:t>
      </w:r>
      <w:proofErr w:type="gramEnd"/>
      <w:r>
        <w:t>10.1177/1545968306295559</w:t>
      </w:r>
    </w:p>
    <w:p w14:paraId="5487B8BF" w14:textId="77777777" w:rsidR="003F1BEF" w:rsidRDefault="003F1BEF" w:rsidP="003F1BEF">
      <w:pPr>
        <w:pStyle w:val="Bibliography"/>
      </w:pPr>
      <w:r>
        <w:t xml:space="preserve">89. </w:t>
      </w:r>
      <w:r>
        <w:tab/>
        <w:t xml:space="preserve">Pohl PS. Influence of stroke-related impairments on performance in 6-minute walk test. </w:t>
      </w:r>
      <w:r>
        <w:rPr>
          <w:i/>
          <w:iCs/>
        </w:rPr>
        <w:t>Journal of Rehabilitation Research and Development</w:t>
      </w:r>
      <w:r>
        <w:t>. 2002</w:t>
      </w:r>
      <w:proofErr w:type="gramStart"/>
      <w:r>
        <w:t>;39</w:t>
      </w:r>
      <w:proofErr w:type="gramEnd"/>
      <w:r>
        <w:t>(4):7.</w:t>
      </w:r>
    </w:p>
    <w:p w14:paraId="75C75C9D" w14:textId="77777777" w:rsidR="003F1BEF" w:rsidRDefault="003F1BEF" w:rsidP="003F1BEF">
      <w:pPr>
        <w:pStyle w:val="Bibliography"/>
      </w:pPr>
      <w:r>
        <w:t xml:space="preserve">90. </w:t>
      </w:r>
      <w:r>
        <w:tab/>
        <w:t xml:space="preserve">Awad LN, Bae J, O’Donnell K, et al. A soft robotic </w:t>
      </w:r>
      <w:proofErr w:type="spellStart"/>
      <w:r>
        <w:t>exosuit</w:t>
      </w:r>
      <w:proofErr w:type="spellEnd"/>
      <w:r>
        <w:t xml:space="preserve"> improves walking in patients after stroke. </w:t>
      </w:r>
      <w:r>
        <w:rPr>
          <w:i/>
          <w:iCs/>
        </w:rPr>
        <w:t>Science Translational Medicine</w:t>
      </w:r>
      <w:r>
        <w:t>. 2017</w:t>
      </w:r>
      <w:proofErr w:type="gramStart"/>
      <w:r>
        <w:t>;9</w:t>
      </w:r>
      <w:proofErr w:type="gramEnd"/>
      <w:r>
        <w:t>(400). doi:10.1126/scitranslmed.aai9084</w:t>
      </w:r>
    </w:p>
    <w:p w14:paraId="7C38DC15" w14:textId="77777777" w:rsidR="003F1BEF" w:rsidRDefault="003F1BEF" w:rsidP="003F1BEF">
      <w:pPr>
        <w:pStyle w:val="Bibliography"/>
      </w:pPr>
      <w:r>
        <w:t xml:space="preserve">91. </w:t>
      </w:r>
      <w:r>
        <w:tab/>
      </w:r>
      <w:proofErr w:type="spellStart"/>
      <w:r>
        <w:t>Genthe</w:t>
      </w:r>
      <w:proofErr w:type="spellEnd"/>
      <w:r>
        <w:t xml:space="preserve"> K, </w:t>
      </w:r>
      <w:proofErr w:type="spellStart"/>
      <w:r>
        <w:t>Schenck</w:t>
      </w:r>
      <w:proofErr w:type="spellEnd"/>
      <w:r>
        <w:t xml:space="preserve"> C, </w:t>
      </w:r>
      <w:proofErr w:type="spellStart"/>
      <w:r>
        <w:t>Eicholtz</w:t>
      </w:r>
      <w:proofErr w:type="spellEnd"/>
      <w:r>
        <w:t xml:space="preserve"> S, Zajac-Cox L, Wolf S, </w:t>
      </w:r>
      <w:proofErr w:type="spellStart"/>
      <w:r>
        <w:t>Kesar</w:t>
      </w:r>
      <w:proofErr w:type="spellEnd"/>
      <w:r>
        <w:t xml:space="preserve"> TM. Effects of real-time gait biofeedback on paretic propulsion and gait biomechanics in individuals post-stroke. </w:t>
      </w:r>
      <w:r>
        <w:rPr>
          <w:i/>
          <w:iCs/>
        </w:rPr>
        <w:t>Topics in Stroke Rehabilitation</w:t>
      </w:r>
      <w:r>
        <w:t>. 2018</w:t>
      </w:r>
      <w:proofErr w:type="gramStart"/>
      <w:r>
        <w:t>;25</w:t>
      </w:r>
      <w:proofErr w:type="gramEnd"/>
      <w:r>
        <w:t>(3):186-193. doi:10.1080/10749357.2018.1436384</w:t>
      </w:r>
    </w:p>
    <w:p w14:paraId="2C6004F2" w14:textId="77777777" w:rsidR="003F1BEF" w:rsidRDefault="003F1BEF" w:rsidP="003F1BEF">
      <w:pPr>
        <w:pStyle w:val="Bibliography"/>
      </w:pPr>
      <w:r>
        <w:t xml:space="preserve">92. </w:t>
      </w:r>
      <w:r>
        <w:tab/>
      </w:r>
      <w:proofErr w:type="spellStart"/>
      <w:r>
        <w:t>Kesar</w:t>
      </w:r>
      <w:proofErr w:type="spellEnd"/>
      <w:r>
        <w:t xml:space="preserve"> TM, </w:t>
      </w:r>
      <w:proofErr w:type="spellStart"/>
      <w:r>
        <w:t>Perumal</w:t>
      </w:r>
      <w:proofErr w:type="spellEnd"/>
      <w:r>
        <w:t xml:space="preserve"> R, </w:t>
      </w:r>
      <w:proofErr w:type="spellStart"/>
      <w:proofErr w:type="gramStart"/>
      <w:r>
        <w:t>Reisman</w:t>
      </w:r>
      <w:proofErr w:type="spellEnd"/>
      <w:proofErr w:type="gramEnd"/>
      <w:r>
        <w:t xml:space="preserve"> DS, et al. Functional Electrical Stimulation of Ankle </w:t>
      </w:r>
      <w:proofErr w:type="spellStart"/>
      <w:r>
        <w:t>Plantarflexor</w:t>
      </w:r>
      <w:proofErr w:type="spellEnd"/>
      <w:r>
        <w:t xml:space="preserve"> and </w:t>
      </w:r>
      <w:proofErr w:type="spellStart"/>
      <w:r>
        <w:t>Dorsiflexor</w:t>
      </w:r>
      <w:proofErr w:type="spellEnd"/>
      <w:r>
        <w:t xml:space="preserve"> Muscles: Effects on </w:t>
      </w:r>
      <w:proofErr w:type="spellStart"/>
      <w:r>
        <w:t>Poststroke</w:t>
      </w:r>
      <w:proofErr w:type="spellEnd"/>
      <w:r>
        <w:t xml:space="preserve"> Gait. </w:t>
      </w:r>
      <w:r>
        <w:rPr>
          <w:i/>
          <w:iCs/>
        </w:rPr>
        <w:t>Stroke</w:t>
      </w:r>
      <w:r>
        <w:t>. 2009</w:t>
      </w:r>
      <w:proofErr w:type="gramStart"/>
      <w:r>
        <w:t>;40</w:t>
      </w:r>
      <w:proofErr w:type="gramEnd"/>
      <w:r>
        <w:t>(12):3821-3827. doi:10.1161/STROKEAHA.109.560375</w:t>
      </w:r>
    </w:p>
    <w:p w14:paraId="7AAA805E" w14:textId="77777777" w:rsidR="003F1BEF" w:rsidRDefault="003F1BEF" w:rsidP="003F1BEF">
      <w:pPr>
        <w:pStyle w:val="Bibliography"/>
      </w:pPr>
      <w:r>
        <w:t xml:space="preserve">93. </w:t>
      </w:r>
      <w:r>
        <w:tab/>
        <w:t xml:space="preserve">McCain EM, Dick TJM, </w:t>
      </w:r>
      <w:proofErr w:type="spellStart"/>
      <w:r>
        <w:t>Giest</w:t>
      </w:r>
      <w:proofErr w:type="spellEnd"/>
      <w:r>
        <w:t xml:space="preserve"> TN, et al. Mechanics and energetics of post-stroke walking aided by a powered ankle exoskeleton with speed-adaptive myoelectric control. </w:t>
      </w:r>
      <w:r>
        <w:rPr>
          <w:i/>
          <w:iCs/>
        </w:rPr>
        <w:t xml:space="preserve">Journal of </w:t>
      </w:r>
      <w:proofErr w:type="spellStart"/>
      <w:r>
        <w:rPr>
          <w:i/>
          <w:iCs/>
        </w:rPr>
        <w:t>NeuroEngineering</w:t>
      </w:r>
      <w:proofErr w:type="spellEnd"/>
      <w:r>
        <w:rPr>
          <w:i/>
          <w:iCs/>
        </w:rPr>
        <w:t xml:space="preserve"> and Rehabilitation</w:t>
      </w:r>
      <w:r>
        <w:t>. 2019</w:t>
      </w:r>
      <w:proofErr w:type="gramStart"/>
      <w:r>
        <w:t>;16</w:t>
      </w:r>
      <w:proofErr w:type="gramEnd"/>
      <w:r>
        <w:t xml:space="preserve">(1). </w:t>
      </w:r>
      <w:proofErr w:type="gramStart"/>
      <w:r>
        <w:t>doi:</w:t>
      </w:r>
      <w:proofErr w:type="gramEnd"/>
      <w:r>
        <w:t>10.1186/s12984-019-0523-y</w:t>
      </w:r>
    </w:p>
    <w:p w14:paraId="7A0B88C9" w14:textId="77777777" w:rsidR="003F1BEF" w:rsidRDefault="003F1BEF" w:rsidP="003F1BEF">
      <w:pPr>
        <w:pStyle w:val="Bibliography"/>
      </w:pPr>
      <w:r>
        <w:lastRenderedPageBreak/>
        <w:t xml:space="preserve">94. </w:t>
      </w:r>
      <w:r>
        <w:tab/>
      </w:r>
      <w:proofErr w:type="spellStart"/>
      <w:r>
        <w:t>Penke</w:t>
      </w:r>
      <w:proofErr w:type="spellEnd"/>
      <w:r>
        <w:t xml:space="preserve"> K, Scott K, </w:t>
      </w:r>
      <w:proofErr w:type="spellStart"/>
      <w:r>
        <w:t>Sinskey</w:t>
      </w:r>
      <w:proofErr w:type="spellEnd"/>
      <w:r>
        <w:t xml:space="preserve"> Y, </w:t>
      </w:r>
      <w:proofErr w:type="spellStart"/>
      <w:r>
        <w:t>Lewek</w:t>
      </w:r>
      <w:proofErr w:type="spellEnd"/>
      <w:r>
        <w:t xml:space="preserve"> MD. Propulsive Forces Applied to the Body’s Center of Mass Affect Metabolic Energetics </w:t>
      </w:r>
      <w:proofErr w:type="spellStart"/>
      <w:r>
        <w:t>Poststroke</w:t>
      </w:r>
      <w:proofErr w:type="spellEnd"/>
      <w:r>
        <w:t xml:space="preserve">. </w:t>
      </w:r>
      <w:r>
        <w:rPr>
          <w:i/>
          <w:iCs/>
        </w:rPr>
        <w:t>Archives of Physical Medicine and Rehabilitation</w:t>
      </w:r>
      <w:r>
        <w:t>. 2019</w:t>
      </w:r>
      <w:proofErr w:type="gramStart"/>
      <w:r>
        <w:t>;100</w:t>
      </w:r>
      <w:proofErr w:type="gramEnd"/>
      <w:r>
        <w:t>(6):1068-1075. doi:10.1016/j.apmr.2018.10.010</w:t>
      </w:r>
    </w:p>
    <w:p w14:paraId="278B83ED" w14:textId="77777777" w:rsidR="003F1BEF" w:rsidRDefault="003F1BEF" w:rsidP="003F1BEF">
      <w:pPr>
        <w:pStyle w:val="Bibliography"/>
      </w:pPr>
      <w:r>
        <w:t xml:space="preserve">95. </w:t>
      </w:r>
      <w:r>
        <w:tab/>
      </w:r>
      <w:proofErr w:type="spellStart"/>
      <w:r>
        <w:t>Phadke</w:t>
      </w:r>
      <w:proofErr w:type="spellEnd"/>
      <w:r>
        <w:t xml:space="preserve"> CP. Immediate Effects of a Single Inclined Treadmill Walking Session on Level Ground Walking in Individuals </w:t>
      </w:r>
      <w:proofErr w:type="gramStart"/>
      <w:r>
        <w:t>After</w:t>
      </w:r>
      <w:proofErr w:type="gramEnd"/>
      <w:r>
        <w:t xml:space="preserve"> Stroke: </w:t>
      </w:r>
      <w:r>
        <w:rPr>
          <w:i/>
          <w:iCs/>
        </w:rPr>
        <w:t>American Journal of Physical Medicine &amp; Rehabilitation</w:t>
      </w:r>
      <w:r>
        <w:t>. 2012</w:t>
      </w:r>
      <w:proofErr w:type="gramStart"/>
      <w:r>
        <w:t>;91</w:t>
      </w:r>
      <w:proofErr w:type="gramEnd"/>
      <w:r>
        <w:t>(4):337-345. doi:10.1097/PHM.0b013e31823cabe3</w:t>
      </w:r>
    </w:p>
    <w:p w14:paraId="2E50ED25" w14:textId="77777777" w:rsidR="003F1BEF" w:rsidRDefault="003F1BEF" w:rsidP="003F1BEF">
      <w:pPr>
        <w:pStyle w:val="Bibliography"/>
      </w:pPr>
      <w:r>
        <w:t xml:space="preserve">96. </w:t>
      </w:r>
      <w:r>
        <w:tab/>
        <w:t xml:space="preserve">Takahashi KZ, </w:t>
      </w:r>
      <w:proofErr w:type="spellStart"/>
      <w:r>
        <w:t>Lewek</w:t>
      </w:r>
      <w:proofErr w:type="spellEnd"/>
      <w:r>
        <w:t xml:space="preserve"> MD, </w:t>
      </w:r>
      <w:proofErr w:type="spellStart"/>
      <w:r>
        <w:t>Sawicki</w:t>
      </w:r>
      <w:proofErr w:type="spellEnd"/>
      <w:r>
        <w:t xml:space="preserve"> GS. A </w:t>
      </w:r>
      <w:proofErr w:type="spellStart"/>
      <w:r>
        <w:t>neuromechanics</w:t>
      </w:r>
      <w:proofErr w:type="spellEnd"/>
      <w:r>
        <w:t xml:space="preserve">-based powered ankle exoskeleton to assist walking post-stroke: a feasibility study. </w:t>
      </w:r>
      <w:r>
        <w:rPr>
          <w:i/>
          <w:iCs/>
        </w:rPr>
        <w:t xml:space="preserve">Journal of </w:t>
      </w:r>
      <w:proofErr w:type="spellStart"/>
      <w:r>
        <w:rPr>
          <w:i/>
          <w:iCs/>
        </w:rPr>
        <w:t>NeuroEngineering</w:t>
      </w:r>
      <w:proofErr w:type="spellEnd"/>
      <w:r>
        <w:rPr>
          <w:i/>
          <w:iCs/>
        </w:rPr>
        <w:t xml:space="preserve"> and Rehabilitation</w:t>
      </w:r>
      <w:r>
        <w:t>. 2015</w:t>
      </w:r>
      <w:proofErr w:type="gramStart"/>
      <w:r>
        <w:t>;12</w:t>
      </w:r>
      <w:proofErr w:type="gramEnd"/>
      <w:r>
        <w:t xml:space="preserve">(1):23. </w:t>
      </w:r>
      <w:proofErr w:type="gramStart"/>
      <w:r>
        <w:t>doi:</w:t>
      </w:r>
      <w:proofErr w:type="gramEnd"/>
      <w:r>
        <w:t>10.1186/s12984-015-0015-7</w:t>
      </w:r>
    </w:p>
    <w:p w14:paraId="71A67A4E" w14:textId="77777777" w:rsidR="003F1BEF" w:rsidRDefault="003F1BEF" w:rsidP="003F1BEF">
      <w:pPr>
        <w:pStyle w:val="Bibliography"/>
      </w:pPr>
      <w:r>
        <w:t xml:space="preserve">97. </w:t>
      </w:r>
      <w:r>
        <w:tab/>
        <w:t xml:space="preserve">Lim H, Kim B, Park S. Prediction of Lower Limb Kinetics and Kinematics during Walking by a Single IMU on the Lower Back Using Machine Learning. </w:t>
      </w:r>
      <w:r>
        <w:rPr>
          <w:i/>
          <w:iCs/>
        </w:rPr>
        <w:t>Sensors</w:t>
      </w:r>
      <w:r>
        <w:t>. 2019</w:t>
      </w:r>
      <w:proofErr w:type="gramStart"/>
      <w:r>
        <w:t>;20</w:t>
      </w:r>
      <w:proofErr w:type="gramEnd"/>
      <w:r>
        <w:t xml:space="preserve">(1):130. </w:t>
      </w:r>
      <w:proofErr w:type="gramStart"/>
      <w:r>
        <w:t>doi:</w:t>
      </w:r>
      <w:proofErr w:type="gramEnd"/>
      <w:r>
        <w:t>10.3390/s20010130</w:t>
      </w:r>
    </w:p>
    <w:p w14:paraId="1AAF08AF" w14:textId="77777777" w:rsidR="003F1BEF" w:rsidRDefault="003F1BEF" w:rsidP="003F1BEF">
      <w:pPr>
        <w:pStyle w:val="Bibliography"/>
      </w:pPr>
      <w:r>
        <w:t xml:space="preserve">98. </w:t>
      </w:r>
      <w:r>
        <w:tab/>
      </w:r>
      <w:proofErr w:type="spellStart"/>
      <w:r>
        <w:t>Shahabpoor</w:t>
      </w:r>
      <w:proofErr w:type="spellEnd"/>
      <w:r>
        <w:t xml:space="preserve"> E, </w:t>
      </w:r>
      <w:proofErr w:type="spellStart"/>
      <w:r>
        <w:t>Pavic</w:t>
      </w:r>
      <w:proofErr w:type="spellEnd"/>
      <w:r>
        <w:t xml:space="preserve"> A. Estimation of vertical walking ground reaction force in real-life environments using single IMU sensor. </w:t>
      </w:r>
      <w:r>
        <w:rPr>
          <w:i/>
          <w:iCs/>
        </w:rPr>
        <w:t>Journal of Biomechanics</w:t>
      </w:r>
      <w:r>
        <w:t>. 2018</w:t>
      </w:r>
      <w:proofErr w:type="gramStart"/>
      <w:r>
        <w:t>;79:181</w:t>
      </w:r>
      <w:proofErr w:type="gramEnd"/>
      <w:r>
        <w:t>-190. doi:10.1016/j.jbiomech.2018.08.015</w:t>
      </w:r>
    </w:p>
    <w:p w14:paraId="47ECEF46" w14:textId="77777777" w:rsidR="003F1BEF" w:rsidRDefault="003F1BEF" w:rsidP="003F1BEF">
      <w:pPr>
        <w:pStyle w:val="Bibliography"/>
      </w:pPr>
      <w:r>
        <w:t xml:space="preserve">99. </w:t>
      </w:r>
      <w:r>
        <w:tab/>
        <w:t xml:space="preserve">Revi DA, Alvarez AM, Walsh CJ, De Rossi SM, Awad LN. Indirect measurement of anterior-posterior ground reaction forces using a minimal set of wearable inertial sensors: From healthy to </w:t>
      </w:r>
      <w:proofErr w:type="spellStart"/>
      <w:r>
        <w:t>hemiparetic</w:t>
      </w:r>
      <w:proofErr w:type="spellEnd"/>
      <w:r>
        <w:t xml:space="preserve"> walking. </w:t>
      </w:r>
      <w:r>
        <w:rPr>
          <w:i/>
          <w:iCs/>
        </w:rPr>
        <w:t xml:space="preserve">Journal of </w:t>
      </w:r>
      <w:proofErr w:type="spellStart"/>
      <w:r>
        <w:rPr>
          <w:i/>
          <w:iCs/>
        </w:rPr>
        <w:t>neuroengineering</w:t>
      </w:r>
      <w:proofErr w:type="spellEnd"/>
      <w:r>
        <w:rPr>
          <w:i/>
          <w:iCs/>
        </w:rPr>
        <w:t xml:space="preserve"> and rehabilitation</w:t>
      </w:r>
      <w:r>
        <w:t>. 2020</w:t>
      </w:r>
      <w:proofErr w:type="gramStart"/>
      <w:r>
        <w:t>;17</w:t>
      </w:r>
      <w:proofErr w:type="gramEnd"/>
      <w:r>
        <w:t>(1):1-13.</w:t>
      </w:r>
    </w:p>
    <w:p w14:paraId="67A43821" w14:textId="77777777" w:rsidR="003F1BEF" w:rsidRDefault="003F1BEF" w:rsidP="003F1BEF">
      <w:pPr>
        <w:pStyle w:val="Bibliography"/>
      </w:pPr>
      <w:r>
        <w:t xml:space="preserve">100. </w:t>
      </w:r>
      <w:r>
        <w:tab/>
        <w:t xml:space="preserve">Koo TK, Li MY. A Guideline of Selecting and Reporting </w:t>
      </w:r>
      <w:proofErr w:type="spellStart"/>
      <w:r>
        <w:t>Intraclass</w:t>
      </w:r>
      <w:proofErr w:type="spellEnd"/>
      <w:r>
        <w:t xml:space="preserve"> Correlation Coefficients for Reliability Research. </w:t>
      </w:r>
      <w:r>
        <w:rPr>
          <w:i/>
          <w:iCs/>
        </w:rPr>
        <w:t>Journal of Chiropractic Medicine</w:t>
      </w:r>
      <w:r>
        <w:t>. 2016</w:t>
      </w:r>
      <w:proofErr w:type="gramStart"/>
      <w:r>
        <w:t>;15</w:t>
      </w:r>
      <w:proofErr w:type="gramEnd"/>
      <w:r>
        <w:t>(2):155-163. doi:10.1016/j.jcm.2016.02.012</w:t>
      </w:r>
    </w:p>
    <w:p w14:paraId="220A32D1" w14:textId="77777777" w:rsidR="003F1BEF" w:rsidRDefault="003F1BEF" w:rsidP="003F1BEF">
      <w:pPr>
        <w:pStyle w:val="Bibliography"/>
      </w:pPr>
      <w:r>
        <w:t xml:space="preserve">101. </w:t>
      </w:r>
      <w:r>
        <w:tab/>
        <w:t xml:space="preserve">McGraw KO, Wong SP. Forming inferences about some </w:t>
      </w:r>
      <w:proofErr w:type="spellStart"/>
      <w:r>
        <w:t>intraclass</w:t>
      </w:r>
      <w:proofErr w:type="spellEnd"/>
      <w:r>
        <w:t xml:space="preserve"> correlation coefficients. </w:t>
      </w:r>
      <w:r>
        <w:rPr>
          <w:i/>
          <w:iCs/>
        </w:rPr>
        <w:t>Psychological Methods</w:t>
      </w:r>
      <w:r>
        <w:t>. 1996</w:t>
      </w:r>
      <w:proofErr w:type="gramStart"/>
      <w:r>
        <w:t>;1</w:t>
      </w:r>
      <w:proofErr w:type="gramEnd"/>
      <w:r>
        <w:t>(1):30-46. doi:10.1037/1082-989X.1.1.30</w:t>
      </w:r>
    </w:p>
    <w:p w14:paraId="443C0300" w14:textId="449D4110" w:rsidR="00F26208" w:rsidRPr="00972C74" w:rsidRDefault="00B064B8" w:rsidP="00972C74">
      <w:pPr>
        <w:rPr>
          <w:rFonts w:ascii="Times New Roman" w:hAnsi="Times New Roman" w:cs="Times New Roman"/>
        </w:rPr>
      </w:pPr>
      <w:r w:rsidRPr="00972C74">
        <w:rPr>
          <w:rFonts w:ascii="Times New Roman" w:hAnsi="Times New Roman" w:cs="Times New Roman"/>
        </w:rPr>
        <w:fldChar w:fldCharType="end"/>
      </w:r>
    </w:p>
    <w:sectPr w:rsidR="00F26208" w:rsidRPr="00972C74" w:rsidSect="00382CA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wad, Lou" w:date="2022-03-24T10:55:00Z" w:initials="AL">
    <w:p w14:paraId="1614E267" w14:textId="77777777" w:rsidR="00113369" w:rsidRDefault="00113369" w:rsidP="00BC3F09">
      <w:pPr>
        <w:pStyle w:val="CommentText"/>
      </w:pPr>
      <w:r>
        <w:t>This reads well overall, just need to have “propulsion” well-defined earlier.  In this paragraph, “propulsion” could also take on new meanings: i.e., acceleration of COM or acceleration of limb or acceleration of ROB</w:t>
      </w:r>
    </w:p>
  </w:comment>
  <w:comment w:id="1" w:author="Alvarez, Andre, Marcos" w:date="2022-03-27T14:04:00Z" w:initials="AAM">
    <w:p w14:paraId="3A3E5698" w14:textId="77777777" w:rsidR="00113369" w:rsidRDefault="00113369" w:rsidP="00BC3F09">
      <w:pPr>
        <w:pStyle w:val="CommentText"/>
      </w:pPr>
      <w:r>
        <w:rPr>
          <w:rStyle w:val="CommentReference"/>
        </w:rPr>
        <w:annotationRef/>
      </w:r>
      <w:r>
        <w:t>I will work on making ‘propulsion’ well defined earlier – but I’m not sure how this paragraph would allow it to take on a new meaning</w:t>
      </w:r>
    </w:p>
  </w:comment>
  <w:comment w:id="2" w:author="Awad, Lou" w:date="2022-04-05T10:06:00Z" w:initials="AL">
    <w:p w14:paraId="501080A5" w14:textId="6B16E900" w:rsidR="00113369" w:rsidRDefault="00113369">
      <w:pPr>
        <w:pStyle w:val="CommentText"/>
      </w:pPr>
      <w:r>
        <w:rPr>
          <w:rStyle w:val="CommentReference"/>
        </w:rPr>
        <w:annotationRef/>
      </w:r>
      <w:r>
        <w:t xml:space="preserve">Is propulsion just another word for </w:t>
      </w:r>
      <w:proofErr w:type="spellStart"/>
      <w:r>
        <w:t>CoM</w:t>
      </w:r>
      <w:proofErr w:type="spellEnd"/>
      <w:r>
        <w:t xml:space="preserve"> acceleration?</w:t>
      </w:r>
    </w:p>
  </w:comment>
  <w:comment w:id="3" w:author="Alvarez, Andre, Marcos" w:date="2022-04-20T17:38:00Z" w:initials="AAM">
    <w:p w14:paraId="0BB2E5E8" w14:textId="6C99C1B2" w:rsidR="00113369" w:rsidRDefault="00113369">
      <w:pPr>
        <w:pStyle w:val="CommentText"/>
      </w:pPr>
      <w:r>
        <w:rPr>
          <w:rStyle w:val="CommentReference"/>
        </w:rPr>
        <w:annotationRef/>
      </w:r>
      <w:r>
        <w:t xml:space="preserve">No. Propulsion </w:t>
      </w:r>
      <w:r w:rsidRPr="001A7A22">
        <w:rPr>
          <w:u w:val="single"/>
        </w:rPr>
        <w:t>results</w:t>
      </w:r>
      <w:r>
        <w:t xml:space="preserve"> in </w:t>
      </w:r>
      <w:proofErr w:type="spellStart"/>
      <w:r>
        <w:t>CoM</w:t>
      </w:r>
      <w:proofErr w:type="spellEnd"/>
      <w:r>
        <w:t xml:space="preserve"> acceleration</w:t>
      </w:r>
    </w:p>
  </w:comment>
  <w:comment w:id="10" w:author="Cara Lewis" w:date="2022-04-01T09:11:00Z" w:initials="LL">
    <w:p w14:paraId="01F1349A" w14:textId="27FC6327" w:rsidR="00113369" w:rsidRDefault="00113369">
      <w:pPr>
        <w:pStyle w:val="CommentText"/>
      </w:pPr>
      <w:r>
        <w:t xml:space="preserve">I do think raising the trunk is part of the compensation for PF dysfunction (as part of hip flexor muscle strategy, for lack of better terms). </w:t>
      </w:r>
      <w:r>
        <w:rPr>
          <w:rStyle w:val="CommentReference"/>
        </w:rPr>
        <w:annotationRef/>
      </w:r>
    </w:p>
  </w:comment>
  <w:comment w:id="11" w:author="Awad, Lou" w:date="2022-04-05T10:18:00Z" w:initials="AL">
    <w:p w14:paraId="14C4E83A" w14:textId="0C36E646" w:rsidR="00113369" w:rsidRDefault="00113369">
      <w:pPr>
        <w:pStyle w:val="CommentText"/>
      </w:pPr>
      <w:r>
        <w:rPr>
          <w:rStyle w:val="CommentReference"/>
        </w:rPr>
        <w:annotationRef/>
      </w:r>
      <w:r>
        <w:t xml:space="preserve"> Maybe the “hip flexor muscle strategy” used to advance the limb when the PFs are impaired leads to secondary deviations in knee flexion that are then compensated for with an abducted gait/circumduction. It is not easy to disentangle the propulsion and ground clearance compensations that are needed when PFs are impaired.</w:t>
      </w:r>
    </w:p>
  </w:comment>
  <w:comment w:id="4" w:author="Awad, Lou" w:date="2022-03-24T11:00:00Z" w:initials="AL">
    <w:p w14:paraId="048CE282" w14:textId="77777777" w:rsidR="00113369" w:rsidRDefault="00113369" w:rsidP="00BC3F09">
      <w:pPr>
        <w:pStyle w:val="CommentText"/>
      </w:pPr>
      <w:r>
        <w:rPr>
          <w:rStyle w:val="CommentReference"/>
        </w:rPr>
        <w:annotationRef/>
      </w:r>
      <w:r>
        <w:t xml:space="preserve">So PF-based </w:t>
      </w:r>
      <w:proofErr w:type="spellStart"/>
      <w:r>
        <w:t>pushoff</w:t>
      </w:r>
      <w:proofErr w:type="spellEnd"/>
      <w:r>
        <w:t xml:space="preserve"> plays an important role in swing phase ground clearance? Seems like there is an opportunity to introduce/emphasize this earlier when first introducing limb acceleration</w:t>
      </w:r>
    </w:p>
  </w:comment>
  <w:comment w:id="5" w:author="Alvarez, Andre, Marcos" w:date="2022-03-31T13:03:00Z" w:initials="AAM">
    <w:p w14:paraId="2BDA4E2C" w14:textId="77777777" w:rsidR="00113369" w:rsidRDefault="00113369" w:rsidP="00BC3F09">
      <w:pPr>
        <w:pStyle w:val="CommentText"/>
      </w:pPr>
      <w:r>
        <w:rPr>
          <w:rStyle w:val="CommentReference"/>
        </w:rPr>
        <w:annotationRef/>
      </w:r>
      <w:r>
        <w:t xml:space="preserve">Is that important? The purpose of this sentence is to explain the compensatory strategies necessary to cope with reduced propulsion and how it results in inefficiencies. I’m more inclined to take it out, if anything. </w:t>
      </w:r>
    </w:p>
  </w:comment>
  <w:comment w:id="6" w:author="Cara Lewis" w:date="2022-04-01T09:10:00Z" w:initials="LL">
    <w:p w14:paraId="20023875" w14:textId="7D35F0F2" w:rsidR="00113369" w:rsidRDefault="00113369">
      <w:pPr>
        <w:pStyle w:val="CommentText"/>
      </w:pPr>
      <w:r>
        <w:t xml:space="preserve">I don't know how PF plays a role in swing phase ground clearance. Yes, there is difficulty with swing phase ground clearance in some people with decreased PF-based </w:t>
      </w:r>
      <w:proofErr w:type="spellStart"/>
      <w:r>
        <w:t>pushoff</w:t>
      </w:r>
      <w:proofErr w:type="spellEnd"/>
      <w:r>
        <w:t xml:space="preserve">, but is that because of the PF / </w:t>
      </w:r>
      <w:proofErr w:type="spellStart"/>
      <w:r>
        <w:t>pushoff</w:t>
      </w:r>
      <w:proofErr w:type="spellEnd"/>
      <w:r>
        <w:t xml:space="preserve"> or because of all the other things happening. I'm not picturing it yet. </w:t>
      </w:r>
      <w:r>
        <w:rPr>
          <w:rStyle w:val="CommentReference"/>
        </w:rPr>
        <w:annotationRef/>
      </w:r>
    </w:p>
    <w:p w14:paraId="2412DD2C" w14:textId="30984ED4" w:rsidR="00113369" w:rsidRDefault="00113369">
      <w:pPr>
        <w:pStyle w:val="CommentText"/>
      </w:pPr>
    </w:p>
  </w:comment>
  <w:comment w:id="7" w:author="Awad, Lou" w:date="2022-04-05T10:10:00Z" w:initials="AL">
    <w:p w14:paraId="323D4A78" w14:textId="77777777" w:rsidR="00113369" w:rsidRDefault="00113369">
      <w:pPr>
        <w:pStyle w:val="CommentText"/>
      </w:pPr>
      <w:r>
        <w:t>Decreased propulsion is linked to decreased swing-phase knee flexion</w:t>
      </w:r>
      <w:r>
        <w:rPr>
          <w:rStyle w:val="CommentReference"/>
        </w:rPr>
        <w:annotationRef/>
      </w:r>
      <w:r>
        <w:t xml:space="preserve">. See: </w:t>
      </w:r>
      <w:r w:rsidRPr="00E93884">
        <w:t xml:space="preserve">Neptune RR, </w:t>
      </w:r>
      <w:proofErr w:type="spellStart"/>
      <w:r w:rsidRPr="00E93884">
        <w:t>Kautz</w:t>
      </w:r>
      <w:proofErr w:type="spellEnd"/>
      <w:r w:rsidRPr="00E93884">
        <w:t xml:space="preserve"> SA, Zajac FE. Contributions of the individual ankle plantar flexors to support, forward progression and swing initiation during walking. J </w:t>
      </w:r>
      <w:proofErr w:type="spellStart"/>
      <w:r w:rsidRPr="00E93884">
        <w:t>Biomech</w:t>
      </w:r>
      <w:proofErr w:type="spellEnd"/>
      <w:r w:rsidRPr="00E93884">
        <w:t>. 2001; 34: 1387–1398.</w:t>
      </w:r>
      <w:r>
        <w:t xml:space="preserve"> </w:t>
      </w:r>
    </w:p>
    <w:p w14:paraId="28FF04A5" w14:textId="0E92D68B" w:rsidR="00113369" w:rsidRDefault="00113369">
      <w:pPr>
        <w:pStyle w:val="CommentText"/>
      </w:pPr>
      <w:r>
        <w:t xml:space="preserve">And with FES to PFs we can see an increase in swing-phase knee flexion. See: </w:t>
      </w:r>
      <w:proofErr w:type="spellStart"/>
      <w:r>
        <w:t>Kesar</w:t>
      </w:r>
      <w:proofErr w:type="spellEnd"/>
      <w:r>
        <w:t xml:space="preserve"> TM, </w:t>
      </w:r>
      <w:proofErr w:type="spellStart"/>
      <w:r>
        <w:t>Perumal</w:t>
      </w:r>
      <w:proofErr w:type="spellEnd"/>
      <w:r>
        <w:t xml:space="preserve"> R, </w:t>
      </w:r>
      <w:proofErr w:type="spellStart"/>
      <w:r>
        <w:t>Reisman</w:t>
      </w:r>
      <w:proofErr w:type="spellEnd"/>
      <w:r>
        <w:t xml:space="preserve"> DS, </w:t>
      </w:r>
      <w:proofErr w:type="spellStart"/>
      <w:r>
        <w:t>Jancosko</w:t>
      </w:r>
      <w:proofErr w:type="spellEnd"/>
      <w:r>
        <w:t xml:space="preserve"> A, Rudolph KS, Higginson JS, Binder-Macleod SA. Functional electrical stimulation of ankle </w:t>
      </w:r>
      <w:proofErr w:type="spellStart"/>
      <w:r>
        <w:t>plantarflexor</w:t>
      </w:r>
      <w:proofErr w:type="spellEnd"/>
      <w:r>
        <w:t xml:space="preserve"> and </w:t>
      </w:r>
      <w:proofErr w:type="spellStart"/>
      <w:r>
        <w:t>dorsiflexor</w:t>
      </w:r>
      <w:proofErr w:type="spellEnd"/>
      <w:r>
        <w:t xml:space="preserve"> muscles: effects on </w:t>
      </w:r>
      <w:proofErr w:type="spellStart"/>
      <w:r>
        <w:t>poststroke</w:t>
      </w:r>
      <w:proofErr w:type="spellEnd"/>
      <w:r>
        <w:t xml:space="preserve"> gait. Stroke. 2009 Dec 1</w:t>
      </w:r>
      <w:proofErr w:type="gramStart"/>
      <w:r>
        <w:t>;40</w:t>
      </w:r>
      <w:proofErr w:type="gramEnd"/>
      <w:r>
        <w:t>(12):3821-7.</w:t>
      </w:r>
    </w:p>
  </w:comment>
  <w:comment w:id="8" w:author="Awad, Lou" w:date="2022-04-05T10:17:00Z" w:initials="AL">
    <w:p w14:paraId="5202B33D" w14:textId="123FF501" w:rsidR="00113369" w:rsidRDefault="00113369">
      <w:pPr>
        <w:pStyle w:val="CommentText"/>
      </w:pPr>
      <w:r>
        <w:rPr>
          <w:rStyle w:val="CommentReference"/>
        </w:rPr>
        <w:annotationRef/>
      </w:r>
      <w:proofErr w:type="gramStart"/>
      <w:r>
        <w:t>compensatory</w:t>
      </w:r>
      <w:proofErr w:type="gramEnd"/>
      <w:r>
        <w:t xml:space="preserve"> strategies are both to propel leg/body, and part of that is “clearing” the functionally longer leg resulting from reduced knee flexion. Does that make sense?</w:t>
      </w:r>
    </w:p>
  </w:comment>
  <w:comment w:id="9" w:author="Cara Lewis" w:date="2022-04-06T07:20:00Z" w:initials="LCL">
    <w:p w14:paraId="2D869EB6" w14:textId="285FBF1F" w:rsidR="00113369" w:rsidRDefault="00113369">
      <w:pPr>
        <w:pStyle w:val="CommentText"/>
      </w:pPr>
      <w:r>
        <w:rPr>
          <w:rStyle w:val="CommentReference"/>
        </w:rPr>
        <w:annotationRef/>
      </w:r>
      <w:r>
        <w:t xml:space="preserve">From the healthy system perspective, if intentionally or mechanically reduce ankle plantar flexion / </w:t>
      </w:r>
      <w:proofErr w:type="spellStart"/>
      <w:r>
        <w:t>pushoff</w:t>
      </w:r>
      <w:proofErr w:type="spellEnd"/>
      <w:r>
        <w:t xml:space="preserve">, do you see circumduction? Yes, you would need to get your knee flexion / ankle dorsiflexion from other strategies, but do you automatically go for compensation or do you just, well, flex the knee and </w:t>
      </w:r>
      <w:proofErr w:type="spellStart"/>
      <w:r>
        <w:t>dorsiflex</w:t>
      </w:r>
      <w:proofErr w:type="spellEnd"/>
      <w:r>
        <w:t xml:space="preserve"> the ankle? </w:t>
      </w:r>
    </w:p>
  </w:comment>
  <w:comment w:id="16" w:author="Lewis, Cara L." w:date="2022-04-20T10:41:00Z" w:initials="LCL">
    <w:p w14:paraId="35C8F333" w14:textId="76FB3A5A" w:rsidR="00113369" w:rsidRDefault="00113369">
      <w:pPr>
        <w:pStyle w:val="CommentText"/>
      </w:pPr>
      <w:r>
        <w:rPr>
          <w:rStyle w:val="CommentReference"/>
        </w:rPr>
        <w:annotationRef/>
      </w:r>
      <w:proofErr w:type="gramStart"/>
      <w:r>
        <w:t>could</w:t>
      </w:r>
      <w:proofErr w:type="gramEnd"/>
      <w:r>
        <w:t xml:space="preserve"> use word </w:t>
      </w:r>
      <w:proofErr w:type="spellStart"/>
      <w:r>
        <w:t>smithing</w:t>
      </w:r>
      <w:proofErr w:type="spellEnd"/>
      <w:r>
        <w:t xml:space="preserve"> later. </w:t>
      </w:r>
    </w:p>
  </w:comment>
  <w:comment w:id="17" w:author="Cara Lewis" w:date="2022-04-01T09:24:00Z" w:initials="LL">
    <w:p w14:paraId="53E549BD" w14:textId="77777777" w:rsidR="00113369" w:rsidRDefault="00113369" w:rsidP="0055629B">
      <w:pPr>
        <w:pStyle w:val="CommentText"/>
      </w:pPr>
      <w:r>
        <w:t xml:space="preserve">FYI, publications now are to include the dates over which data were collected (meaning month and year of first data included and of last... or of study period). </w:t>
      </w:r>
      <w:r>
        <w:rPr>
          <w:rStyle w:val="CommentReference"/>
        </w:rPr>
        <w:annotationRef/>
      </w:r>
    </w:p>
  </w:comment>
  <w:comment w:id="18" w:author="Alvarez, Andre, Marcos" w:date="2022-04-20T08:24:00Z" w:initials="AAM">
    <w:p w14:paraId="1E4AAC1B" w14:textId="77777777" w:rsidR="00113369" w:rsidRDefault="00113369" w:rsidP="0055629B">
      <w:pPr>
        <w:pStyle w:val="CommentText"/>
      </w:pPr>
      <w:r>
        <w:rPr>
          <w:rStyle w:val="CommentReference"/>
        </w:rPr>
        <w:annotationRef/>
      </w:r>
      <w:r>
        <w:t>The manuscript this was taken from (</w:t>
      </w:r>
      <w:r w:rsidRPr="009D3038">
        <w:t>Awad et</w:t>
      </w:r>
      <w:r>
        <w:t xml:space="preserve"> al, 2015, as recommended by Lou) says 45 subjects, with 31 having undergone the training; the other papers it cites with similar methods (Awad et al., 2014; D. </w:t>
      </w:r>
      <w:proofErr w:type="spellStart"/>
      <w:r>
        <w:t>Reisman</w:t>
      </w:r>
      <w:proofErr w:type="spellEnd"/>
      <w:r>
        <w:t xml:space="preserve"> et al., 2013; D. S. </w:t>
      </w:r>
      <w:proofErr w:type="spellStart"/>
      <w:r>
        <w:t>Reisman</w:t>
      </w:r>
      <w:proofErr w:type="spellEnd"/>
      <w:r>
        <w:t xml:space="preserve"> et al., 2013) use 13 subjects. </w:t>
      </w:r>
    </w:p>
    <w:p w14:paraId="31B9567C" w14:textId="77777777" w:rsidR="00113369" w:rsidRDefault="00113369" w:rsidP="0055629B">
      <w:pPr>
        <w:pStyle w:val="CommentText"/>
      </w:pPr>
    </w:p>
    <w:p w14:paraId="2E37A23F" w14:textId="77777777" w:rsidR="00113369" w:rsidRDefault="00113369" w:rsidP="0055629B">
      <w:pPr>
        <w:pStyle w:val="CommentText"/>
      </w:pPr>
      <w:r>
        <w:t xml:space="preserve">The data I accessed had 37, with 35 currently included in the analysis. It’s not clear how 45 became 37. </w:t>
      </w:r>
    </w:p>
  </w:comment>
  <w:comment w:id="19" w:author="Alvarez, Andre, Marcos" w:date="2022-04-20T12:14:00Z" w:initials="AAM">
    <w:p w14:paraId="140D3C73" w14:textId="44CA368D" w:rsidR="00113369" w:rsidRDefault="00113369">
      <w:pPr>
        <w:pStyle w:val="CommentText"/>
      </w:pPr>
      <w:r>
        <w:rPr>
          <w:rStyle w:val="CommentReference"/>
        </w:rPr>
        <w:annotationRef/>
      </w:r>
      <w:r>
        <w:t xml:space="preserve">Working on getting details such as filtering, </w:t>
      </w:r>
      <w:proofErr w:type="spellStart"/>
      <w:r>
        <w:t>etc</w:t>
      </w:r>
      <w:proofErr w:type="spellEnd"/>
    </w:p>
  </w:comment>
  <w:comment w:id="20" w:author="Lewis, Cara L." w:date="2022-04-20T10:35:00Z" w:initials="LCL">
    <w:p w14:paraId="41308C15" w14:textId="77777777" w:rsidR="00113369" w:rsidRDefault="00113369">
      <w:pPr>
        <w:pStyle w:val="CommentText"/>
      </w:pPr>
      <w:r>
        <w:rPr>
          <w:rStyle w:val="CommentReference"/>
        </w:rPr>
        <w:annotationRef/>
      </w:r>
      <w:r>
        <w:t xml:space="preserve">Here is where you’ll need to add in the </w:t>
      </w:r>
      <w:proofErr w:type="spellStart"/>
      <w:r>
        <w:t>EVaRT</w:t>
      </w:r>
      <w:proofErr w:type="spellEnd"/>
      <w:r>
        <w:t xml:space="preserve"> (assuming that is how gaps were filled from the Motion Analysis Corp system) and Visual3D processing. I’m not sure all of this information is in the paper referenced, so you may need some additional information from others. </w:t>
      </w:r>
    </w:p>
    <w:p w14:paraId="47655D3E" w14:textId="77777777" w:rsidR="00113369" w:rsidRDefault="00113369">
      <w:pPr>
        <w:pStyle w:val="CommentText"/>
      </w:pPr>
    </w:p>
    <w:p w14:paraId="2BD48477" w14:textId="686234E2" w:rsidR="00113369" w:rsidRDefault="00113369">
      <w:pPr>
        <w:pStyle w:val="CommentText"/>
      </w:pPr>
      <w:r>
        <w:t xml:space="preserve">I would suggest that getting this info filled in is a lower priority (yet still a priority) than getting the stuff YOU are doing filled in. </w:t>
      </w:r>
    </w:p>
  </w:comment>
  <w:comment w:id="31" w:author="Lewis, Cara L." w:date="2022-04-20T10:44:00Z" w:initials="LCL">
    <w:p w14:paraId="38B4CD66" w14:textId="1902E75C" w:rsidR="00113369" w:rsidRDefault="00113369">
      <w:pPr>
        <w:pStyle w:val="CommentText"/>
      </w:pPr>
      <w:r>
        <w:rPr>
          <w:rStyle w:val="CommentReference"/>
        </w:rPr>
        <w:annotationRef/>
      </w:r>
      <w:r>
        <w:t>Word choice. Is this about “significant” (statistical) or important/ impactful / something</w:t>
      </w:r>
    </w:p>
  </w:comment>
  <w:comment w:id="32" w:author="Alvarez, Andre, Marcos" w:date="2022-04-20T17:30:00Z" w:initials="AAM">
    <w:p w14:paraId="14ADACE3" w14:textId="6C050354" w:rsidR="00113369" w:rsidRDefault="00113369">
      <w:pPr>
        <w:pStyle w:val="CommentText"/>
      </w:pPr>
      <w:r>
        <w:rPr>
          <w:rStyle w:val="CommentReference"/>
        </w:rPr>
        <w:annotationRef/>
      </w:r>
      <w:r>
        <w:t>Can it mean both? What word would you suggest?</w:t>
      </w:r>
    </w:p>
  </w:comment>
  <w:comment w:id="33" w:author="Alvarez, Andre, Marcos" w:date="2022-04-20T12:07:00Z" w:initials="AAM">
    <w:p w14:paraId="3F338828" w14:textId="400F050B" w:rsidR="00113369" w:rsidRDefault="00113369">
      <w:pPr>
        <w:pStyle w:val="CommentText"/>
      </w:pPr>
      <w:r>
        <w:rPr>
          <w:rStyle w:val="CommentReference"/>
        </w:rPr>
        <w:annotationRef/>
      </w:r>
      <w:r>
        <w:t>Currently working on getting this information</w:t>
      </w:r>
    </w:p>
  </w:comment>
  <w:comment w:id="34" w:author="Lewis, Cara L." w:date="2022-04-20T10:44:00Z" w:initials="LCL">
    <w:p w14:paraId="1F728220" w14:textId="00350062" w:rsidR="00113369" w:rsidRDefault="00113369">
      <w:pPr>
        <w:pStyle w:val="CommentText"/>
      </w:pPr>
      <w:r>
        <w:rPr>
          <w:rStyle w:val="CommentReference"/>
        </w:rPr>
        <w:annotationRef/>
      </w:r>
      <w:r>
        <w:t xml:space="preserve">I’m still trying to understand this and will likely continue to ask. This is my question about what 1 piece of data is… is that a person or a stride? </w:t>
      </w:r>
    </w:p>
  </w:comment>
  <w:comment w:id="35" w:author="Alvarez, Andre, Marcos" w:date="2022-04-20T17:31:00Z" w:initials="AAM">
    <w:p w14:paraId="31EE05C9" w14:textId="2D08434F" w:rsidR="00113369" w:rsidRDefault="00113369">
      <w:pPr>
        <w:pStyle w:val="CommentText"/>
      </w:pPr>
      <w:r>
        <w:rPr>
          <w:rStyle w:val="CommentReference"/>
        </w:rPr>
        <w:annotationRef/>
      </w:r>
      <w:r>
        <w:t>My plan is to do it by participants, since testing and then testing on repetitive strides may lead to overfitting.</w:t>
      </w:r>
    </w:p>
    <w:p w14:paraId="6EE5F5AB" w14:textId="0CA2C8A5" w:rsidR="00113369" w:rsidRDefault="00113369">
      <w:pPr>
        <w:pStyle w:val="CommentText"/>
      </w:pPr>
    </w:p>
    <w:p w14:paraId="5BF814AB" w14:textId="2481B2D9" w:rsidR="00113369" w:rsidRDefault="00113369">
      <w:pPr>
        <w:pStyle w:val="CommentText"/>
      </w:pPr>
      <w:r>
        <w:t>Theoretically, it can be either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614E267" w15:done="1"/>
  <w15:commentEx w15:paraId="3A3E5698" w15:paraIdParent="1614E267" w15:done="1"/>
  <w15:commentEx w15:paraId="501080A5" w15:paraIdParent="1614E267" w15:done="1"/>
  <w15:commentEx w15:paraId="0BB2E5E8" w15:paraIdParent="1614E267" w15:done="1"/>
  <w15:commentEx w15:paraId="01F1349A" w15:done="1"/>
  <w15:commentEx w15:paraId="14C4E83A" w15:paraIdParent="01F1349A" w15:done="1"/>
  <w15:commentEx w15:paraId="048CE282" w15:done="1"/>
  <w15:commentEx w15:paraId="2BDA4E2C" w15:paraIdParent="048CE282" w15:done="1"/>
  <w15:commentEx w15:paraId="2412DD2C" w15:paraIdParent="048CE282" w15:done="1"/>
  <w15:commentEx w15:paraId="28FF04A5" w15:paraIdParent="048CE282" w15:done="1"/>
  <w15:commentEx w15:paraId="5202B33D" w15:paraIdParent="048CE282" w15:done="1"/>
  <w15:commentEx w15:paraId="2D869EB6" w15:paraIdParent="048CE282" w15:done="1"/>
  <w15:commentEx w15:paraId="35C8F333" w15:done="0"/>
  <w15:commentEx w15:paraId="53E549BD" w15:done="0"/>
  <w15:commentEx w15:paraId="2E37A23F" w15:done="0"/>
  <w15:commentEx w15:paraId="140D3C73" w15:done="0"/>
  <w15:commentEx w15:paraId="2BD48477" w15:paraIdParent="140D3C73" w15:done="0"/>
  <w15:commentEx w15:paraId="38B4CD66" w15:done="0"/>
  <w15:commentEx w15:paraId="14ADACE3" w15:paraIdParent="38B4CD66" w15:done="0"/>
  <w15:commentEx w15:paraId="3F338828" w15:done="0"/>
  <w15:commentEx w15:paraId="1F728220" w15:done="1"/>
  <w15:commentEx w15:paraId="5BF814AB" w15:paraIdParent="1F728220" w15:done="1"/>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294FB4" w14:textId="77777777" w:rsidR="00E83C7C" w:rsidRDefault="00E83C7C">
      <w:r>
        <w:separator/>
      </w:r>
    </w:p>
  </w:endnote>
  <w:endnote w:type="continuationSeparator" w:id="0">
    <w:p w14:paraId="68429260" w14:textId="77777777" w:rsidR="00E83C7C" w:rsidRDefault="00E83C7C">
      <w:r>
        <w:continuationSeparator/>
      </w:r>
    </w:p>
  </w:endnote>
  <w:endnote w:type="continuationNotice" w:id="1">
    <w:p w14:paraId="70B8987E" w14:textId="77777777" w:rsidR="00E83C7C" w:rsidRDefault="00E83C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6791865"/>
      <w:docPartObj>
        <w:docPartGallery w:val="Page Numbers (Bottom of Page)"/>
        <w:docPartUnique/>
      </w:docPartObj>
    </w:sdtPr>
    <w:sdtEndPr>
      <w:rPr>
        <w:noProof/>
      </w:rPr>
    </w:sdtEndPr>
    <w:sdtContent>
      <w:p w14:paraId="2339BDDE" w14:textId="67E92102" w:rsidR="00113369" w:rsidRDefault="00113369">
        <w:pPr>
          <w:pStyle w:val="Footer"/>
          <w:jc w:val="right"/>
        </w:pPr>
        <w:r>
          <w:fldChar w:fldCharType="begin"/>
        </w:r>
        <w:r>
          <w:instrText xml:space="preserve"> PAGE   \* MERGEFORMAT </w:instrText>
        </w:r>
        <w:r>
          <w:fldChar w:fldCharType="separate"/>
        </w:r>
        <w:r w:rsidR="002A03AF">
          <w:rPr>
            <w:noProof/>
          </w:rPr>
          <w:t>27</w:t>
        </w:r>
        <w:r>
          <w:rPr>
            <w:noProof/>
          </w:rPr>
          <w:fldChar w:fldCharType="end"/>
        </w:r>
      </w:p>
    </w:sdtContent>
  </w:sdt>
  <w:p w14:paraId="7935C097" w14:textId="77777777" w:rsidR="00113369" w:rsidRDefault="001133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EE1BF3" w14:textId="77777777" w:rsidR="00E83C7C" w:rsidRDefault="00E83C7C">
      <w:r>
        <w:separator/>
      </w:r>
    </w:p>
  </w:footnote>
  <w:footnote w:type="continuationSeparator" w:id="0">
    <w:p w14:paraId="6C2B8E88" w14:textId="77777777" w:rsidR="00E83C7C" w:rsidRDefault="00E83C7C">
      <w:r>
        <w:continuationSeparator/>
      </w:r>
    </w:p>
  </w:footnote>
  <w:footnote w:type="continuationNotice" w:id="1">
    <w:p w14:paraId="70A4F08C" w14:textId="77777777" w:rsidR="00E83C7C" w:rsidRDefault="00E83C7C"/>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4004E"/>
    <w:multiLevelType w:val="hybridMultilevel"/>
    <w:tmpl w:val="EB28DCB6"/>
    <w:lvl w:ilvl="0" w:tplc="7ACC845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1A3"/>
    <w:multiLevelType w:val="hybridMultilevel"/>
    <w:tmpl w:val="C9A08D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FF269D"/>
    <w:multiLevelType w:val="hybridMultilevel"/>
    <w:tmpl w:val="1004BF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CC0608"/>
    <w:multiLevelType w:val="hybridMultilevel"/>
    <w:tmpl w:val="714027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FE4755"/>
    <w:multiLevelType w:val="hybridMultilevel"/>
    <w:tmpl w:val="20129D76"/>
    <w:lvl w:ilvl="0" w:tplc="A086D44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4"/>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wad, Lou">
    <w15:presenceInfo w15:providerId="None" w15:userId="Awad, Lou"/>
  </w15:person>
  <w15:person w15:author="Alvarez, Andre, Marcos">
    <w15:presenceInfo w15:providerId="AD" w15:userId="S-1-5-21-848115496-1524922173-1168901340-824560"/>
  </w15:person>
  <w15:person w15:author="Cara Lewis">
    <w15:presenceInfo w15:providerId="AD" w15:userId="S::lewisc@bu.edu::71e3d996-0991-4199-b093-e960779b49b4"/>
  </w15:person>
  <w15:person w15:author="Lewis, Cara L.">
    <w15:presenceInfo w15:providerId="AD" w15:userId="S::lewisc@bu.edu::71e3d996-0991-4199-b093-e960779b49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trackRevisions/>
  <w:documentProtection w:edit="readOnly"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A55"/>
    <w:rsid w:val="00001780"/>
    <w:rsid w:val="00007039"/>
    <w:rsid w:val="000076EB"/>
    <w:rsid w:val="000400F0"/>
    <w:rsid w:val="000672EF"/>
    <w:rsid w:val="000742B6"/>
    <w:rsid w:val="00081485"/>
    <w:rsid w:val="0008578E"/>
    <w:rsid w:val="0009744D"/>
    <w:rsid w:val="000A2F82"/>
    <w:rsid w:val="000C1AE5"/>
    <w:rsid w:val="000C2F24"/>
    <w:rsid w:val="000D0A74"/>
    <w:rsid w:val="000D596D"/>
    <w:rsid w:val="000D5CDD"/>
    <w:rsid w:val="000E551B"/>
    <w:rsid w:val="000E6AB3"/>
    <w:rsid w:val="000F4473"/>
    <w:rsid w:val="00103AC8"/>
    <w:rsid w:val="00113369"/>
    <w:rsid w:val="00121095"/>
    <w:rsid w:val="001214C3"/>
    <w:rsid w:val="0013078B"/>
    <w:rsid w:val="001364AB"/>
    <w:rsid w:val="00153737"/>
    <w:rsid w:val="0015761B"/>
    <w:rsid w:val="00166A44"/>
    <w:rsid w:val="00173630"/>
    <w:rsid w:val="001A314F"/>
    <w:rsid w:val="001A74AB"/>
    <w:rsid w:val="001A7A22"/>
    <w:rsid w:val="001B01F6"/>
    <w:rsid w:val="001B07C3"/>
    <w:rsid w:val="001B0C44"/>
    <w:rsid w:val="001C6F85"/>
    <w:rsid w:val="001C73EF"/>
    <w:rsid w:val="001D3549"/>
    <w:rsid w:val="001D617C"/>
    <w:rsid w:val="001E1321"/>
    <w:rsid w:val="001E4833"/>
    <w:rsid w:val="001E6623"/>
    <w:rsid w:val="001F0C63"/>
    <w:rsid w:val="001F7AD3"/>
    <w:rsid w:val="00205850"/>
    <w:rsid w:val="00225BBB"/>
    <w:rsid w:val="002310A5"/>
    <w:rsid w:val="00245CFD"/>
    <w:rsid w:val="00250EB1"/>
    <w:rsid w:val="00251AD8"/>
    <w:rsid w:val="00251BB9"/>
    <w:rsid w:val="00263DF6"/>
    <w:rsid w:val="00265AAC"/>
    <w:rsid w:val="00266A65"/>
    <w:rsid w:val="0028551D"/>
    <w:rsid w:val="00285769"/>
    <w:rsid w:val="002908BD"/>
    <w:rsid w:val="002A03AF"/>
    <w:rsid w:val="002A0426"/>
    <w:rsid w:val="002A33BE"/>
    <w:rsid w:val="002A3C56"/>
    <w:rsid w:val="002A4771"/>
    <w:rsid w:val="002A6A88"/>
    <w:rsid w:val="002B6F65"/>
    <w:rsid w:val="002C4489"/>
    <w:rsid w:val="002C7FDA"/>
    <w:rsid w:val="002D253E"/>
    <w:rsid w:val="002D50B3"/>
    <w:rsid w:val="002D55FF"/>
    <w:rsid w:val="002E05D3"/>
    <w:rsid w:val="002E78F7"/>
    <w:rsid w:val="002F0AB2"/>
    <w:rsid w:val="002F3EE8"/>
    <w:rsid w:val="00300512"/>
    <w:rsid w:val="00300CE3"/>
    <w:rsid w:val="00301FB6"/>
    <w:rsid w:val="00304743"/>
    <w:rsid w:val="00307408"/>
    <w:rsid w:val="003118A5"/>
    <w:rsid w:val="0031212C"/>
    <w:rsid w:val="003328AA"/>
    <w:rsid w:val="00337F25"/>
    <w:rsid w:val="00346B99"/>
    <w:rsid w:val="003504A0"/>
    <w:rsid w:val="003568DA"/>
    <w:rsid w:val="00357A68"/>
    <w:rsid w:val="00381E44"/>
    <w:rsid w:val="00382CA3"/>
    <w:rsid w:val="00394C6C"/>
    <w:rsid w:val="00397593"/>
    <w:rsid w:val="003C0701"/>
    <w:rsid w:val="003C17F6"/>
    <w:rsid w:val="003C19B1"/>
    <w:rsid w:val="003C2A39"/>
    <w:rsid w:val="003E2C26"/>
    <w:rsid w:val="003E61E7"/>
    <w:rsid w:val="003E7DA2"/>
    <w:rsid w:val="003F1BEF"/>
    <w:rsid w:val="003F33E8"/>
    <w:rsid w:val="003F5859"/>
    <w:rsid w:val="003F6D28"/>
    <w:rsid w:val="00404535"/>
    <w:rsid w:val="00415597"/>
    <w:rsid w:val="004326BC"/>
    <w:rsid w:val="00433FB3"/>
    <w:rsid w:val="004344FA"/>
    <w:rsid w:val="004501AA"/>
    <w:rsid w:val="00450809"/>
    <w:rsid w:val="00450A5C"/>
    <w:rsid w:val="00452706"/>
    <w:rsid w:val="00453803"/>
    <w:rsid w:val="00457C4A"/>
    <w:rsid w:val="00463DFC"/>
    <w:rsid w:val="00482FE7"/>
    <w:rsid w:val="00496513"/>
    <w:rsid w:val="004A529C"/>
    <w:rsid w:val="004C2237"/>
    <w:rsid w:val="004D1D4D"/>
    <w:rsid w:val="004D270A"/>
    <w:rsid w:val="004D544B"/>
    <w:rsid w:val="004E326E"/>
    <w:rsid w:val="004F0FA2"/>
    <w:rsid w:val="00515EBC"/>
    <w:rsid w:val="00523916"/>
    <w:rsid w:val="00527BE0"/>
    <w:rsid w:val="00543FAF"/>
    <w:rsid w:val="00553E26"/>
    <w:rsid w:val="00554278"/>
    <w:rsid w:val="0055629B"/>
    <w:rsid w:val="00561835"/>
    <w:rsid w:val="00570C33"/>
    <w:rsid w:val="00590D19"/>
    <w:rsid w:val="0059100F"/>
    <w:rsid w:val="00597341"/>
    <w:rsid w:val="005B29A2"/>
    <w:rsid w:val="005B65C9"/>
    <w:rsid w:val="005C2321"/>
    <w:rsid w:val="005D05F1"/>
    <w:rsid w:val="005D4521"/>
    <w:rsid w:val="005E2637"/>
    <w:rsid w:val="005E3ADF"/>
    <w:rsid w:val="005E3FEB"/>
    <w:rsid w:val="005E63C2"/>
    <w:rsid w:val="00600268"/>
    <w:rsid w:val="00604567"/>
    <w:rsid w:val="00604DC9"/>
    <w:rsid w:val="0062441B"/>
    <w:rsid w:val="00640F86"/>
    <w:rsid w:val="00651B75"/>
    <w:rsid w:val="0066121B"/>
    <w:rsid w:val="00664B1F"/>
    <w:rsid w:val="006705C1"/>
    <w:rsid w:val="00674DFE"/>
    <w:rsid w:val="00680BE4"/>
    <w:rsid w:val="0068384A"/>
    <w:rsid w:val="0068467C"/>
    <w:rsid w:val="006A7ADE"/>
    <w:rsid w:val="006B5FA2"/>
    <w:rsid w:val="006C7511"/>
    <w:rsid w:val="006D3BE6"/>
    <w:rsid w:val="006E7A55"/>
    <w:rsid w:val="006F3382"/>
    <w:rsid w:val="006F52B4"/>
    <w:rsid w:val="00704BD2"/>
    <w:rsid w:val="00722513"/>
    <w:rsid w:val="007258DE"/>
    <w:rsid w:val="00735D57"/>
    <w:rsid w:val="00737173"/>
    <w:rsid w:val="007552AC"/>
    <w:rsid w:val="00772394"/>
    <w:rsid w:val="0077483F"/>
    <w:rsid w:val="00787B2A"/>
    <w:rsid w:val="007A5B78"/>
    <w:rsid w:val="007B1876"/>
    <w:rsid w:val="007B34AB"/>
    <w:rsid w:val="007B6CC8"/>
    <w:rsid w:val="007C1343"/>
    <w:rsid w:val="007D1E52"/>
    <w:rsid w:val="007D2CAD"/>
    <w:rsid w:val="007D767F"/>
    <w:rsid w:val="007F1560"/>
    <w:rsid w:val="007F35B6"/>
    <w:rsid w:val="00803E06"/>
    <w:rsid w:val="00812555"/>
    <w:rsid w:val="008167A1"/>
    <w:rsid w:val="00816FDF"/>
    <w:rsid w:val="00821304"/>
    <w:rsid w:val="00822BA4"/>
    <w:rsid w:val="008316AD"/>
    <w:rsid w:val="008355D6"/>
    <w:rsid w:val="00836A5A"/>
    <w:rsid w:val="008436AC"/>
    <w:rsid w:val="00851F1C"/>
    <w:rsid w:val="008545A1"/>
    <w:rsid w:val="00861CDD"/>
    <w:rsid w:val="00862E73"/>
    <w:rsid w:val="008647AC"/>
    <w:rsid w:val="00866BE1"/>
    <w:rsid w:val="00883F30"/>
    <w:rsid w:val="008877AD"/>
    <w:rsid w:val="00892608"/>
    <w:rsid w:val="0089294C"/>
    <w:rsid w:val="00895E78"/>
    <w:rsid w:val="0089700A"/>
    <w:rsid w:val="008A3F32"/>
    <w:rsid w:val="008D39A6"/>
    <w:rsid w:val="008D5F54"/>
    <w:rsid w:val="008E1A5D"/>
    <w:rsid w:val="008E6D36"/>
    <w:rsid w:val="008F1B5C"/>
    <w:rsid w:val="008F1EAC"/>
    <w:rsid w:val="009000E0"/>
    <w:rsid w:val="00903F08"/>
    <w:rsid w:val="00907DD8"/>
    <w:rsid w:val="00917CAF"/>
    <w:rsid w:val="009221ED"/>
    <w:rsid w:val="00933C19"/>
    <w:rsid w:val="00942262"/>
    <w:rsid w:val="00942A8A"/>
    <w:rsid w:val="0094422A"/>
    <w:rsid w:val="00944D39"/>
    <w:rsid w:val="00945F62"/>
    <w:rsid w:val="00947BF2"/>
    <w:rsid w:val="00947EF6"/>
    <w:rsid w:val="00953252"/>
    <w:rsid w:val="00961297"/>
    <w:rsid w:val="009709ED"/>
    <w:rsid w:val="00972C74"/>
    <w:rsid w:val="00972D56"/>
    <w:rsid w:val="00980292"/>
    <w:rsid w:val="0098105C"/>
    <w:rsid w:val="009872B0"/>
    <w:rsid w:val="009A71E1"/>
    <w:rsid w:val="009B3B01"/>
    <w:rsid w:val="009B3F90"/>
    <w:rsid w:val="009C5B5C"/>
    <w:rsid w:val="009C6935"/>
    <w:rsid w:val="009D3038"/>
    <w:rsid w:val="009D6CC6"/>
    <w:rsid w:val="009E2E32"/>
    <w:rsid w:val="009E3580"/>
    <w:rsid w:val="009E5B11"/>
    <w:rsid w:val="009E5E19"/>
    <w:rsid w:val="009F3364"/>
    <w:rsid w:val="009F4D8F"/>
    <w:rsid w:val="009F534F"/>
    <w:rsid w:val="00A013DB"/>
    <w:rsid w:val="00A04D52"/>
    <w:rsid w:val="00A12AFC"/>
    <w:rsid w:val="00A14AAF"/>
    <w:rsid w:val="00A212BA"/>
    <w:rsid w:val="00A56D1D"/>
    <w:rsid w:val="00A67473"/>
    <w:rsid w:val="00A73007"/>
    <w:rsid w:val="00A817A4"/>
    <w:rsid w:val="00A91D62"/>
    <w:rsid w:val="00A945A5"/>
    <w:rsid w:val="00A978B6"/>
    <w:rsid w:val="00AA0BF8"/>
    <w:rsid w:val="00AA4BF5"/>
    <w:rsid w:val="00AB161E"/>
    <w:rsid w:val="00AB4A75"/>
    <w:rsid w:val="00AB7861"/>
    <w:rsid w:val="00AC3AA8"/>
    <w:rsid w:val="00AD2EC8"/>
    <w:rsid w:val="00AD6067"/>
    <w:rsid w:val="00AE018E"/>
    <w:rsid w:val="00AE7591"/>
    <w:rsid w:val="00B010FB"/>
    <w:rsid w:val="00B064B8"/>
    <w:rsid w:val="00B077BF"/>
    <w:rsid w:val="00B15EF4"/>
    <w:rsid w:val="00B179DD"/>
    <w:rsid w:val="00B53BE2"/>
    <w:rsid w:val="00B64624"/>
    <w:rsid w:val="00B66AFA"/>
    <w:rsid w:val="00B77546"/>
    <w:rsid w:val="00B93396"/>
    <w:rsid w:val="00B950A7"/>
    <w:rsid w:val="00B95935"/>
    <w:rsid w:val="00BC1BF5"/>
    <w:rsid w:val="00BC3F09"/>
    <w:rsid w:val="00BD38C0"/>
    <w:rsid w:val="00BD692F"/>
    <w:rsid w:val="00BD7C68"/>
    <w:rsid w:val="00BE1243"/>
    <w:rsid w:val="00BE214C"/>
    <w:rsid w:val="00BE2C6E"/>
    <w:rsid w:val="00BF4EAC"/>
    <w:rsid w:val="00C00495"/>
    <w:rsid w:val="00C1192E"/>
    <w:rsid w:val="00C25F86"/>
    <w:rsid w:val="00C322CE"/>
    <w:rsid w:val="00C35329"/>
    <w:rsid w:val="00C37F9B"/>
    <w:rsid w:val="00C62C09"/>
    <w:rsid w:val="00C754CA"/>
    <w:rsid w:val="00C83F4A"/>
    <w:rsid w:val="00C9531A"/>
    <w:rsid w:val="00C97A4F"/>
    <w:rsid w:val="00CA3603"/>
    <w:rsid w:val="00CB72D3"/>
    <w:rsid w:val="00CD22D1"/>
    <w:rsid w:val="00CD5A77"/>
    <w:rsid w:val="00CE1260"/>
    <w:rsid w:val="00CE3AC3"/>
    <w:rsid w:val="00CE6648"/>
    <w:rsid w:val="00CF5641"/>
    <w:rsid w:val="00CF76C1"/>
    <w:rsid w:val="00D012FA"/>
    <w:rsid w:val="00D01DBF"/>
    <w:rsid w:val="00D12E3D"/>
    <w:rsid w:val="00D161A6"/>
    <w:rsid w:val="00D17594"/>
    <w:rsid w:val="00D32499"/>
    <w:rsid w:val="00D76484"/>
    <w:rsid w:val="00D95110"/>
    <w:rsid w:val="00DA4B99"/>
    <w:rsid w:val="00DC0DCD"/>
    <w:rsid w:val="00DD71F9"/>
    <w:rsid w:val="00DE4F5A"/>
    <w:rsid w:val="00DE5400"/>
    <w:rsid w:val="00DE5A00"/>
    <w:rsid w:val="00DF08D3"/>
    <w:rsid w:val="00DF4CBE"/>
    <w:rsid w:val="00E022B7"/>
    <w:rsid w:val="00E113FC"/>
    <w:rsid w:val="00E17E6D"/>
    <w:rsid w:val="00E20046"/>
    <w:rsid w:val="00E57A58"/>
    <w:rsid w:val="00E6080B"/>
    <w:rsid w:val="00E61C5A"/>
    <w:rsid w:val="00E721A9"/>
    <w:rsid w:val="00E76CEA"/>
    <w:rsid w:val="00E83C7C"/>
    <w:rsid w:val="00E85816"/>
    <w:rsid w:val="00E93884"/>
    <w:rsid w:val="00EB1A39"/>
    <w:rsid w:val="00EB4A11"/>
    <w:rsid w:val="00EC432B"/>
    <w:rsid w:val="00EC45AC"/>
    <w:rsid w:val="00EF4703"/>
    <w:rsid w:val="00EF533C"/>
    <w:rsid w:val="00F02F8F"/>
    <w:rsid w:val="00F1103E"/>
    <w:rsid w:val="00F12C79"/>
    <w:rsid w:val="00F15273"/>
    <w:rsid w:val="00F22821"/>
    <w:rsid w:val="00F25EA9"/>
    <w:rsid w:val="00F26208"/>
    <w:rsid w:val="00F27170"/>
    <w:rsid w:val="00F30716"/>
    <w:rsid w:val="00F4272A"/>
    <w:rsid w:val="00F43EA2"/>
    <w:rsid w:val="00F5401F"/>
    <w:rsid w:val="00F568E2"/>
    <w:rsid w:val="00F75793"/>
    <w:rsid w:val="00F76391"/>
    <w:rsid w:val="00F77332"/>
    <w:rsid w:val="00F91575"/>
    <w:rsid w:val="00F94B94"/>
    <w:rsid w:val="00FA0106"/>
    <w:rsid w:val="00FA3782"/>
    <w:rsid w:val="00FB24CB"/>
    <w:rsid w:val="00FC0B1F"/>
    <w:rsid w:val="00FC1823"/>
    <w:rsid w:val="00FC5933"/>
    <w:rsid w:val="00FC5DC8"/>
    <w:rsid w:val="00FC5E0A"/>
    <w:rsid w:val="00FD061E"/>
    <w:rsid w:val="00FD1A16"/>
    <w:rsid w:val="00FE0092"/>
    <w:rsid w:val="00FE7FF7"/>
    <w:rsid w:val="00FF07C2"/>
    <w:rsid w:val="00FF3717"/>
    <w:rsid w:val="0B95769F"/>
    <w:rsid w:val="1270B451"/>
    <w:rsid w:val="177FD20D"/>
    <w:rsid w:val="1A031C3A"/>
    <w:rsid w:val="1CAC03F9"/>
    <w:rsid w:val="213EDC9B"/>
    <w:rsid w:val="2E168B3E"/>
    <w:rsid w:val="2FB833E5"/>
    <w:rsid w:val="37AC32AD"/>
    <w:rsid w:val="3B1E99B8"/>
    <w:rsid w:val="418ED75B"/>
    <w:rsid w:val="433947D0"/>
    <w:rsid w:val="4D1326F2"/>
    <w:rsid w:val="5A903746"/>
    <w:rsid w:val="5CEE686C"/>
    <w:rsid w:val="61C24B48"/>
    <w:rsid w:val="6448833E"/>
    <w:rsid w:val="702C3D18"/>
    <w:rsid w:val="7539419E"/>
    <w:rsid w:val="75D147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EE496"/>
  <w15:chartTrackingRefBased/>
  <w15:docId w15:val="{9A860214-2E80-4738-95FB-F3B80BBE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A55"/>
    <w:pPr>
      <w:spacing w:after="0" w:line="240" w:lineRule="auto"/>
    </w:pPr>
    <w:rPr>
      <w:rFonts w:eastAsiaTheme="minorEastAs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E7A55"/>
    <w:pPr>
      <w:tabs>
        <w:tab w:val="center" w:pos="4680"/>
        <w:tab w:val="right" w:pos="9360"/>
      </w:tabs>
    </w:pPr>
  </w:style>
  <w:style w:type="character" w:customStyle="1" w:styleId="FooterChar">
    <w:name w:val="Footer Char"/>
    <w:basedOn w:val="DefaultParagraphFont"/>
    <w:link w:val="Footer"/>
    <w:uiPriority w:val="99"/>
    <w:rsid w:val="006E7A55"/>
    <w:rPr>
      <w:rFonts w:eastAsiaTheme="minorEastAsia"/>
      <w:sz w:val="24"/>
      <w:szCs w:val="24"/>
    </w:rPr>
  </w:style>
  <w:style w:type="character" w:styleId="CommentReference">
    <w:name w:val="annotation reference"/>
    <w:basedOn w:val="DefaultParagraphFont"/>
    <w:uiPriority w:val="99"/>
    <w:semiHidden/>
    <w:unhideWhenUsed/>
    <w:rsid w:val="00081485"/>
    <w:rPr>
      <w:sz w:val="16"/>
      <w:szCs w:val="16"/>
    </w:rPr>
  </w:style>
  <w:style w:type="paragraph" w:styleId="CommentText">
    <w:name w:val="annotation text"/>
    <w:basedOn w:val="Normal"/>
    <w:link w:val="CommentTextChar"/>
    <w:uiPriority w:val="99"/>
    <w:unhideWhenUsed/>
    <w:rsid w:val="00081485"/>
    <w:rPr>
      <w:sz w:val="20"/>
      <w:szCs w:val="20"/>
    </w:rPr>
  </w:style>
  <w:style w:type="character" w:customStyle="1" w:styleId="CommentTextChar">
    <w:name w:val="Comment Text Char"/>
    <w:basedOn w:val="DefaultParagraphFont"/>
    <w:link w:val="CommentText"/>
    <w:uiPriority w:val="99"/>
    <w:rsid w:val="0008148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081485"/>
    <w:rPr>
      <w:b/>
      <w:bCs/>
    </w:rPr>
  </w:style>
  <w:style w:type="character" w:customStyle="1" w:styleId="CommentSubjectChar">
    <w:name w:val="Comment Subject Char"/>
    <w:basedOn w:val="CommentTextChar"/>
    <w:link w:val="CommentSubject"/>
    <w:uiPriority w:val="99"/>
    <w:semiHidden/>
    <w:rsid w:val="00081485"/>
    <w:rPr>
      <w:rFonts w:eastAsiaTheme="minorEastAsia"/>
      <w:b/>
      <w:bCs/>
      <w:sz w:val="20"/>
      <w:szCs w:val="20"/>
    </w:rPr>
  </w:style>
  <w:style w:type="paragraph" w:styleId="BalloonText">
    <w:name w:val="Balloon Text"/>
    <w:basedOn w:val="Normal"/>
    <w:link w:val="BalloonTextChar"/>
    <w:uiPriority w:val="99"/>
    <w:semiHidden/>
    <w:unhideWhenUsed/>
    <w:rsid w:val="000814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1485"/>
    <w:rPr>
      <w:rFonts w:ascii="Segoe UI" w:eastAsiaTheme="minorEastAsia" w:hAnsi="Segoe UI" w:cs="Segoe UI"/>
      <w:sz w:val="18"/>
      <w:szCs w:val="18"/>
    </w:rPr>
  </w:style>
  <w:style w:type="paragraph" w:styleId="Revision">
    <w:name w:val="Revision"/>
    <w:hidden/>
    <w:uiPriority w:val="99"/>
    <w:semiHidden/>
    <w:rsid w:val="00CF76C1"/>
    <w:pPr>
      <w:spacing w:after="0" w:line="240" w:lineRule="auto"/>
    </w:pPr>
    <w:rPr>
      <w:rFonts w:eastAsiaTheme="minorEastAsia"/>
      <w:sz w:val="24"/>
      <w:szCs w:val="24"/>
    </w:rPr>
  </w:style>
  <w:style w:type="paragraph" w:styleId="Header">
    <w:name w:val="header"/>
    <w:basedOn w:val="Normal"/>
    <w:link w:val="HeaderChar"/>
    <w:uiPriority w:val="99"/>
    <w:semiHidden/>
    <w:unhideWhenUsed/>
    <w:rsid w:val="002D55FF"/>
    <w:pPr>
      <w:tabs>
        <w:tab w:val="center" w:pos="4680"/>
        <w:tab w:val="right" w:pos="9360"/>
      </w:tabs>
    </w:pPr>
  </w:style>
  <w:style w:type="character" w:customStyle="1" w:styleId="HeaderChar">
    <w:name w:val="Header Char"/>
    <w:basedOn w:val="DefaultParagraphFont"/>
    <w:link w:val="Header"/>
    <w:uiPriority w:val="99"/>
    <w:semiHidden/>
    <w:rsid w:val="002D55FF"/>
    <w:rPr>
      <w:rFonts w:eastAsiaTheme="minorEastAsia"/>
      <w:sz w:val="24"/>
      <w:szCs w:val="24"/>
    </w:rPr>
  </w:style>
  <w:style w:type="paragraph" w:styleId="Bibliography">
    <w:name w:val="Bibliography"/>
    <w:basedOn w:val="Normal"/>
    <w:next w:val="Normal"/>
    <w:uiPriority w:val="37"/>
    <w:unhideWhenUsed/>
    <w:rsid w:val="00B064B8"/>
    <w:pPr>
      <w:tabs>
        <w:tab w:val="left" w:pos="504"/>
      </w:tabs>
      <w:spacing w:after="240"/>
      <w:ind w:left="504" w:hanging="504"/>
    </w:pPr>
  </w:style>
  <w:style w:type="table" w:styleId="TableGrid">
    <w:name w:val="Table Grid"/>
    <w:basedOn w:val="TableNormal"/>
    <w:uiPriority w:val="39"/>
    <w:rsid w:val="00F12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76E71D7A8F46409238B25782C77021" ma:contentTypeVersion="12" ma:contentTypeDescription="Create a new document." ma:contentTypeScope="" ma:versionID="b9fd592131d2267df3c569ae871f885c">
  <xsd:schema xmlns:xsd="http://www.w3.org/2001/XMLSchema" xmlns:xs="http://www.w3.org/2001/XMLSchema" xmlns:p="http://schemas.microsoft.com/office/2006/metadata/properties" xmlns:ns3="779e3c22-7c4a-4536-bfa6-be9c779f10ee" xmlns:ns4="143fe453-7aec-44ab-81db-a1197fa406c8" targetNamespace="http://schemas.microsoft.com/office/2006/metadata/properties" ma:root="true" ma:fieldsID="353dbfba3d0dd9c189cf54c7e424d55a" ns3:_="" ns4:_="">
    <xsd:import namespace="779e3c22-7c4a-4536-bfa6-be9c779f10ee"/>
    <xsd:import namespace="143fe453-7aec-44ab-81db-a1197fa406c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e3c22-7c4a-4536-bfa6-be9c779f10e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3fe453-7aec-44ab-81db-a1197fa406c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E95EE-3EFC-45AC-A689-1AC51CC8F2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e3c22-7c4a-4536-bfa6-be9c779f10ee"/>
    <ds:schemaRef ds:uri="143fe453-7aec-44ab-81db-a1197fa406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F12817-02A7-4E06-AA59-0451C463C30E}">
  <ds:schemaRefs>
    <ds:schemaRef ds:uri="http://schemas.microsoft.com/sharepoint/v3/contenttype/forms"/>
  </ds:schemaRefs>
</ds:datastoreItem>
</file>

<file path=customXml/itemProps3.xml><?xml version="1.0" encoding="utf-8"?>
<ds:datastoreItem xmlns:ds="http://schemas.openxmlformats.org/officeDocument/2006/customXml" ds:itemID="{25273AE5-18CD-4A5B-8530-9EBE06A25AE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9EBB5B5-9469-450E-975D-B97023CFD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27</Pages>
  <Words>52649</Words>
  <Characters>300100</Characters>
  <Application>Microsoft Office Word</Application>
  <DocSecurity>0</DocSecurity>
  <Lines>2500</Lines>
  <Paragraphs>704</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352045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Alvarez, Andre, Marcos</dc:creator>
  <cp:keywords/>
  <dc:description/>
  <cp:lastModifiedBy>Alvarez, Andre, Marcos</cp:lastModifiedBy>
  <cp:revision>4</cp:revision>
  <dcterms:created xsi:type="dcterms:W3CDTF">2022-04-28T13:41:00Z</dcterms:created>
  <dcterms:modified xsi:type="dcterms:W3CDTF">2022-04-28T14:32:00Z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zotero-version="6.0.5"&gt;&lt;session id="KiseKAIm"/&gt;&lt;style id="http://www.zotero.org/styles/american-medical-association" hasBibliography="1" bibliographyStyleHasBeenSet="1"/&gt;&lt;prefs&gt;&lt;pref name="fieldType" value="Field"/&gt;&lt;/prefs&gt;&lt;/data&gt;</vt:lpwstr>
  </property>
  <property fmtid="{D5CDD505-2E9C-101B-9397-08002B2CF9AE}" pid="3" name="ContentTypeId">
    <vt:lpwstr>0x010100AB76E71D7A8F46409238B25782C77021</vt:lpwstr>
  </property>
</Properties>
</file>